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3068D" w:rsidR="00E3068D" w:rsidP="00E3068D" w:rsidRDefault="00E3068D" w14:paraId="7CED655A" w14:textId="77777777">
      <w:pPr>
        <w:spacing w:before="100" w:beforeAutospacing="1" w:after="100" w:afterAutospacing="1" w:line="240" w:lineRule="auto"/>
        <w:outlineLvl w:val="0"/>
        <w:rPr>
          <w:rFonts w:hint="eastAsia" w:hAnsi="Times New Roman" w:cs="Times New Roman" w:asciiTheme="majorEastAsia" w:eastAsiaTheme="majorEastAsia"/>
          <w:b/>
          <w:bCs/>
          <w:kern w:val="36"/>
          <w:sz w:val="48"/>
          <w:szCs w:val="48"/>
          <w14:ligatures w14:val="none"/>
        </w:rPr>
      </w:pPr>
      <w:r w:rsidRPr="00E3068D">
        <w:rPr>
          <w:rFonts w:hint="eastAsia" w:hAnsi="Times New Roman" w:cs="Times New Roman" w:asciiTheme="majorEastAsia" w:eastAsiaTheme="majorEastAsia"/>
          <w:b/>
          <w:bCs/>
          <w:kern w:val="36"/>
          <w:sz w:val="48"/>
          <w:szCs w:val="48"/>
          <w:highlight w:val="yellow"/>
          <w14:ligatures w14:val="none"/>
        </w:rPr>
        <w:t>Project Idea Description</w:t>
      </w:r>
    </w:p>
    <w:p w:rsidRPr="00E3068D" w:rsidR="00E3068D" w:rsidP="00E3068D" w:rsidRDefault="00E3068D" w14:paraId="3A563192" w14:textId="77777777">
      <w:pPr>
        <w:spacing w:before="100" w:beforeAutospacing="1" w:after="100" w:afterAutospacing="1" w:line="240" w:lineRule="auto"/>
        <w:outlineLvl w:val="2"/>
        <w:rPr>
          <w:rFonts w:hint="eastAsia" w:hAnsi="Times New Roman" w:cs="Times New Roman" w:asciiTheme="majorEastAsia" w:eastAsiaTheme="majorEastAsia"/>
          <w:b/>
          <w:bCs/>
          <w:kern w:val="0"/>
          <w:sz w:val="27"/>
          <w:szCs w:val="27"/>
          <w14:ligatures w14:val="none"/>
        </w:rPr>
      </w:pPr>
      <w:r w:rsidRPr="00E3068D">
        <w:rPr>
          <w:rFonts w:hint="eastAsia" w:hAnsi="Times New Roman" w:cs="Times New Roman" w:asciiTheme="majorEastAsia" w:eastAsiaTheme="majorEastAsia"/>
          <w:b/>
          <w:bCs/>
          <w:kern w:val="0"/>
          <w:sz w:val="27"/>
          <w:szCs w:val="27"/>
          <w14:ligatures w14:val="none"/>
        </w:rPr>
        <w:t>Smart Digital Receipt and Food Expiration Management Application</w:t>
      </w:r>
    </w:p>
    <w:p w:rsidRPr="00E3068D" w:rsidR="00E3068D" w:rsidP="00E3068D" w:rsidRDefault="00E3068D" w14:paraId="17B87BE4"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 xml:space="preserve">In modern daily life, people frequently purchase groceries from supermarkets and retail stores. After completing a purchase, customers usually receive a </w:t>
      </w:r>
      <w:r w:rsidRPr="00E3068D">
        <w:rPr>
          <w:rFonts w:hint="eastAsia" w:hAnsi="Times New Roman" w:cs="Times New Roman" w:asciiTheme="majorEastAsia" w:eastAsiaTheme="majorEastAsia"/>
          <w:b/>
          <w:bCs/>
          <w:kern w:val="0"/>
          <w14:ligatures w14:val="none"/>
        </w:rPr>
        <w:t>paper receipt</w:t>
      </w:r>
      <w:r w:rsidRPr="00E3068D">
        <w:rPr>
          <w:rFonts w:hint="eastAsia" w:hAnsi="Times New Roman" w:cs="Times New Roman" w:asciiTheme="majorEastAsia" w:eastAsiaTheme="majorEastAsia"/>
          <w:kern w:val="0"/>
          <w14:ligatures w14:val="none"/>
        </w:rPr>
        <w:t xml:space="preserve"> that records information such as the purchased items, prices, purchase date, and store location. However, these paper receipts are often </w:t>
      </w:r>
      <w:r w:rsidRPr="00E3068D">
        <w:rPr>
          <w:rFonts w:hint="eastAsia" w:hAnsi="Times New Roman" w:cs="Times New Roman" w:asciiTheme="majorEastAsia" w:eastAsiaTheme="majorEastAsia"/>
          <w:b/>
          <w:bCs/>
          <w:kern w:val="0"/>
          <w14:ligatures w14:val="none"/>
        </w:rPr>
        <w:t>lost, discarded, or difficult to organize</w:t>
      </w:r>
      <w:r w:rsidRPr="00E3068D">
        <w:rPr>
          <w:rFonts w:hint="eastAsia" w:hAnsi="Times New Roman" w:cs="Times New Roman" w:asciiTheme="majorEastAsia" w:eastAsiaTheme="majorEastAsia"/>
          <w:kern w:val="0"/>
          <w14:ligatures w14:val="none"/>
        </w:rPr>
        <w:t>, making it hard for consumers to track their historical spending or review what they have previously purchased.</w:t>
      </w:r>
    </w:p>
    <w:p w:rsidRPr="00E3068D" w:rsidR="00E3068D" w:rsidP="00E3068D" w:rsidRDefault="00E3068D" w14:paraId="1B75A91B"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 xml:space="preserve">This project proposes the development of a </w:t>
      </w:r>
      <w:r w:rsidRPr="00E3068D">
        <w:rPr>
          <w:rFonts w:hint="eastAsia" w:hAnsi="Times New Roman" w:cs="Times New Roman" w:asciiTheme="majorEastAsia" w:eastAsiaTheme="majorEastAsia"/>
          <w:b/>
          <w:bCs/>
          <w:kern w:val="0"/>
          <w14:ligatures w14:val="none"/>
        </w:rPr>
        <w:t>Smart Digital Receipt and Food Expiration Management Application</w:t>
      </w:r>
      <w:r w:rsidRPr="00E3068D">
        <w:rPr>
          <w:rFonts w:hint="eastAsia" w:hAnsi="Times New Roman" w:cs="Times New Roman" w:asciiTheme="majorEastAsia" w:eastAsiaTheme="majorEastAsia"/>
          <w:kern w:val="0"/>
          <w14:ligatures w14:val="none"/>
        </w:rPr>
        <w:t xml:space="preserve"> that automatically records customers’ purchase information and provides intelligent tools for spending analysis and food management.</w:t>
      </w:r>
    </w:p>
    <w:p w:rsidRPr="00E3068D" w:rsidR="00E3068D" w:rsidP="00E3068D" w:rsidRDefault="00E3068D" w14:paraId="0BE52B08"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 xml:space="preserve">The main goal of this system is to </w:t>
      </w:r>
      <w:r w:rsidRPr="00E3068D">
        <w:rPr>
          <w:rFonts w:hint="eastAsia" w:hAnsi="Times New Roman" w:cs="Times New Roman" w:asciiTheme="majorEastAsia" w:eastAsiaTheme="majorEastAsia"/>
          <w:b/>
          <w:bCs/>
          <w:kern w:val="0"/>
          <w14:ligatures w14:val="none"/>
        </w:rPr>
        <w:t>digitize grocery receipts and provide a convenient way for users to track their purchases and manage food consumption</w:t>
      </w:r>
      <w:r w:rsidRPr="00E3068D">
        <w:rPr>
          <w:rFonts w:hint="eastAsia" w:hAnsi="Times New Roman" w:cs="Times New Roman" w:asciiTheme="majorEastAsia" w:eastAsiaTheme="majorEastAsia"/>
          <w:kern w:val="0"/>
          <w14:ligatures w14:val="none"/>
        </w:rPr>
        <w:t xml:space="preserve"> through a mobile application.</w:t>
      </w:r>
    </w:p>
    <w:p w:rsidRPr="00E3068D" w:rsidR="00E3068D" w:rsidP="00E3068D" w:rsidRDefault="00D6122F" w14:paraId="71B08A8D" w14:textId="77777777">
      <w:pPr>
        <w:spacing w:after="0" w:line="240" w:lineRule="auto"/>
        <w:rPr>
          <w:rFonts w:hint="eastAsia" w:hAnsi="Times New Roman" w:cs="Times New Roman" w:asciiTheme="majorEastAsia" w:eastAsiaTheme="majorEastAsia"/>
          <w:kern w:val="0"/>
          <w14:ligatures w14:val="none"/>
        </w:rPr>
      </w:pPr>
      <w:r w:rsidRPr="00D6122F">
        <w:rPr>
          <w:rFonts w:hAnsi="Times New Roman" w:cs="Times New Roman" w:asciiTheme="majorEastAsia" w:eastAsiaTheme="majorEastAsia"/>
          <w:noProof/>
          <w:kern w:val="0"/>
        </w:rPr>
        <w:pict w14:anchorId="136FCA56">
          <v:rect id="_x0000_i1058" style="width:451.3pt;height:.05pt;mso-width-percent:0;mso-height-percent:0;mso-width-percent:0;mso-height-percent:0" alt="" o:hr="t" o:hrstd="t" o:hralign="center" fillcolor="#a0a0a0" stroked="f"/>
        </w:pict>
      </w:r>
    </w:p>
    <w:p w:rsidRPr="00E3068D" w:rsidR="00E3068D" w:rsidP="00E3068D" w:rsidRDefault="00E3068D" w14:paraId="1CC0295A" w14:textId="77777777">
      <w:pPr>
        <w:spacing w:before="100" w:beforeAutospacing="1" w:after="100" w:afterAutospacing="1" w:line="240" w:lineRule="auto"/>
        <w:outlineLvl w:val="0"/>
        <w:rPr>
          <w:rFonts w:hint="eastAsia" w:hAnsi="Times New Roman" w:cs="Times New Roman" w:asciiTheme="majorEastAsia" w:eastAsiaTheme="majorEastAsia"/>
          <w:b/>
          <w:bCs/>
          <w:kern w:val="36"/>
          <w:sz w:val="48"/>
          <w:szCs w:val="48"/>
          <w14:ligatures w14:val="none"/>
        </w:rPr>
      </w:pPr>
      <w:r w:rsidRPr="00E3068D">
        <w:rPr>
          <w:rFonts w:hint="eastAsia" w:hAnsi="Times New Roman" w:cs="Times New Roman" w:asciiTheme="majorEastAsia" w:eastAsiaTheme="majorEastAsia"/>
          <w:b/>
          <w:bCs/>
          <w:kern w:val="36"/>
          <w:sz w:val="48"/>
          <w:szCs w:val="48"/>
          <w14:ligatures w14:val="none"/>
        </w:rPr>
        <w:t>Core Concept of the System</w:t>
      </w:r>
    </w:p>
    <w:p w:rsidRPr="00E3068D" w:rsidR="00E3068D" w:rsidP="00E3068D" w:rsidRDefault="00E3068D" w14:paraId="12FF2B5A"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 xml:space="preserve">The proposed system allows users to </w:t>
      </w:r>
      <w:r w:rsidRPr="00E3068D">
        <w:rPr>
          <w:rFonts w:hint="eastAsia" w:hAnsi="Times New Roman" w:cs="Times New Roman" w:asciiTheme="majorEastAsia" w:eastAsiaTheme="majorEastAsia"/>
          <w:b/>
          <w:bCs/>
          <w:kern w:val="0"/>
          <w14:ligatures w14:val="none"/>
        </w:rPr>
        <w:t>automatically store grocery purchase information in a mobile application</w:t>
      </w:r>
      <w:r w:rsidRPr="00E3068D">
        <w:rPr>
          <w:rFonts w:hint="eastAsia" w:hAnsi="Times New Roman" w:cs="Times New Roman" w:asciiTheme="majorEastAsia" w:eastAsiaTheme="majorEastAsia"/>
          <w:kern w:val="0"/>
          <w14:ligatures w14:val="none"/>
        </w:rPr>
        <w:t xml:space="preserve"> when they shop in supermarkets.</w:t>
      </w:r>
    </w:p>
    <w:p w:rsidRPr="00E3068D" w:rsidR="00E3068D" w:rsidP="00E3068D" w:rsidRDefault="00E3068D" w14:paraId="622EE460"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 xml:space="preserve">During the checkout process, customers normally scan each product’s barcode at the </w:t>
      </w:r>
      <w:r w:rsidRPr="00E3068D">
        <w:rPr>
          <w:rFonts w:hint="eastAsia" w:hAnsi="Times New Roman" w:cs="Times New Roman" w:asciiTheme="majorEastAsia" w:eastAsiaTheme="majorEastAsia"/>
          <w:b/>
          <w:bCs/>
          <w:kern w:val="0"/>
          <w14:ligatures w14:val="none"/>
        </w:rPr>
        <w:t>Point-of-Sale (POS) machine</w:t>
      </w:r>
      <w:r w:rsidRPr="00E3068D">
        <w:rPr>
          <w:rFonts w:hint="eastAsia" w:hAnsi="Times New Roman" w:cs="Times New Roman" w:asciiTheme="majorEastAsia" w:eastAsiaTheme="majorEastAsia"/>
          <w:kern w:val="0"/>
          <w14:ligatures w14:val="none"/>
        </w:rPr>
        <w:t xml:space="preserve"> before completing payment. In the proposed system, users will also have a </w:t>
      </w:r>
      <w:r w:rsidRPr="00E3068D">
        <w:rPr>
          <w:rFonts w:hint="eastAsia" w:hAnsi="Times New Roman" w:cs="Times New Roman" w:asciiTheme="majorEastAsia" w:eastAsiaTheme="majorEastAsia"/>
          <w:b/>
          <w:bCs/>
          <w:kern w:val="0"/>
          <w14:ligatures w14:val="none"/>
        </w:rPr>
        <w:t>digital membership card inside the mobile application</w:t>
      </w:r>
      <w:r w:rsidRPr="00E3068D">
        <w:rPr>
          <w:rFonts w:hint="eastAsia" w:hAnsi="Times New Roman" w:cs="Times New Roman" w:asciiTheme="majorEastAsia" w:eastAsiaTheme="majorEastAsia"/>
          <w:kern w:val="0"/>
          <w14:ligatures w14:val="none"/>
        </w:rPr>
        <w:t>. When the customer checks out, they can scan this membership code at the POS machine.</w:t>
      </w:r>
    </w:p>
    <w:p w:rsidRPr="00E3068D" w:rsidR="00E3068D" w:rsidP="00E3068D" w:rsidRDefault="00E3068D" w14:paraId="3BFC180F"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 xml:space="preserve">After the purchase is completed, the POS system will automatically send the </w:t>
      </w:r>
      <w:r w:rsidRPr="00E3068D">
        <w:rPr>
          <w:rFonts w:hint="eastAsia" w:hAnsi="Times New Roman" w:cs="Times New Roman" w:asciiTheme="majorEastAsia" w:eastAsiaTheme="majorEastAsia"/>
          <w:b/>
          <w:bCs/>
          <w:kern w:val="0"/>
          <w14:ligatures w14:val="none"/>
        </w:rPr>
        <w:t>digital receipt information</w:t>
      </w:r>
      <w:r w:rsidRPr="00E3068D">
        <w:rPr>
          <w:rFonts w:hint="eastAsia" w:hAnsi="Times New Roman" w:cs="Times New Roman" w:asciiTheme="majorEastAsia" w:eastAsiaTheme="majorEastAsia"/>
          <w:kern w:val="0"/>
          <w14:ligatures w14:val="none"/>
        </w:rPr>
        <w:t xml:space="preserve"> to the user’s account in the mobile application.</w:t>
      </w:r>
    </w:p>
    <w:p w:rsidRPr="00E3068D" w:rsidR="00E3068D" w:rsidP="00E3068D" w:rsidRDefault="00E3068D" w14:paraId="5133C17A"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The digital receipt will contain information such as:</w:t>
      </w:r>
    </w:p>
    <w:p w:rsidRPr="00E3068D" w:rsidR="00E3068D" w:rsidP="00E3068D" w:rsidRDefault="00E3068D" w14:paraId="499250D8" w14:textId="77777777">
      <w:pPr>
        <w:numPr>
          <w:ilvl w:val="0"/>
          <w:numId w:val="1"/>
        </w:num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Purchase date and time</w:t>
      </w:r>
    </w:p>
    <w:p w:rsidRPr="00E3068D" w:rsidR="00E3068D" w:rsidP="00E3068D" w:rsidRDefault="00E3068D" w14:paraId="0D343B0D" w14:textId="77777777">
      <w:pPr>
        <w:numPr>
          <w:ilvl w:val="0"/>
          <w:numId w:val="1"/>
        </w:num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Store location</w:t>
      </w:r>
    </w:p>
    <w:p w:rsidRPr="00E3068D" w:rsidR="00E3068D" w:rsidP="00E3068D" w:rsidRDefault="00E3068D" w14:paraId="27CA0743" w14:textId="77777777">
      <w:pPr>
        <w:numPr>
          <w:ilvl w:val="0"/>
          <w:numId w:val="1"/>
        </w:num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List of purchased products</w:t>
      </w:r>
    </w:p>
    <w:p w:rsidRPr="00E3068D" w:rsidR="00E3068D" w:rsidP="00E3068D" w:rsidRDefault="00E3068D" w14:paraId="0C856F42" w14:textId="77777777">
      <w:pPr>
        <w:numPr>
          <w:ilvl w:val="0"/>
          <w:numId w:val="1"/>
        </w:num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Product prices</w:t>
      </w:r>
    </w:p>
    <w:p w:rsidRPr="00E3068D" w:rsidR="00E3068D" w:rsidP="00E3068D" w:rsidRDefault="00E3068D" w14:paraId="7609E940" w14:textId="77777777">
      <w:pPr>
        <w:numPr>
          <w:ilvl w:val="0"/>
          <w:numId w:val="1"/>
        </w:num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Total spending amount</w:t>
      </w:r>
    </w:p>
    <w:p w:rsidRPr="00E3068D" w:rsidR="00E3068D" w:rsidP="00E3068D" w:rsidRDefault="00E3068D" w14:paraId="754637E1"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This information will be automatically stored in the application database and displayed to the user in a structured format.</w:t>
      </w:r>
    </w:p>
    <w:p w:rsidRPr="00E3068D" w:rsidR="00E3068D" w:rsidP="00E3068D" w:rsidRDefault="00E3068D" w14:paraId="21DAA7B4"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As a result, users no longer need to keep physical receipts or manually record their expenses.</w:t>
      </w:r>
    </w:p>
    <w:p w:rsidRPr="00E3068D" w:rsidR="00E3068D" w:rsidP="00E3068D" w:rsidRDefault="00D6122F" w14:paraId="5C606CB2" w14:textId="77777777">
      <w:pPr>
        <w:spacing w:after="0" w:line="240" w:lineRule="auto"/>
        <w:rPr>
          <w:rFonts w:hint="eastAsia" w:hAnsi="Times New Roman" w:cs="Times New Roman" w:asciiTheme="majorEastAsia" w:eastAsiaTheme="majorEastAsia"/>
          <w:kern w:val="0"/>
          <w14:ligatures w14:val="none"/>
        </w:rPr>
      </w:pPr>
      <w:r w:rsidRPr="00D6122F">
        <w:rPr>
          <w:rFonts w:hAnsi="Times New Roman" w:cs="Times New Roman" w:asciiTheme="majorEastAsia" w:eastAsiaTheme="majorEastAsia"/>
          <w:noProof/>
          <w:kern w:val="0"/>
        </w:rPr>
        <w:pict w14:anchorId="42B207EE">
          <v:rect id="_x0000_i1057" style="width:451.3pt;height:.05pt;mso-width-percent:0;mso-height-percent:0;mso-width-percent:0;mso-height-percent:0" alt="" o:hr="t" o:hrstd="t" o:hralign="center" fillcolor="#a0a0a0" stroked="f"/>
        </w:pict>
      </w:r>
    </w:p>
    <w:p w:rsidRPr="00E3068D" w:rsidR="00E3068D" w:rsidP="00E3068D" w:rsidRDefault="00E3068D" w14:paraId="7A36CD5D" w14:textId="77777777">
      <w:pPr>
        <w:spacing w:before="100" w:beforeAutospacing="1" w:after="100" w:afterAutospacing="1" w:line="240" w:lineRule="auto"/>
        <w:outlineLvl w:val="0"/>
        <w:rPr>
          <w:rFonts w:hint="eastAsia" w:hAnsi="Times New Roman" w:cs="Times New Roman" w:asciiTheme="majorEastAsia" w:eastAsiaTheme="majorEastAsia"/>
          <w:b/>
          <w:bCs/>
          <w:kern w:val="36"/>
          <w:sz w:val="48"/>
          <w:szCs w:val="48"/>
          <w14:ligatures w14:val="none"/>
        </w:rPr>
      </w:pPr>
      <w:r w:rsidRPr="00E3068D">
        <w:rPr>
          <w:rFonts w:hint="eastAsia" w:hAnsi="Times New Roman" w:cs="Times New Roman" w:asciiTheme="majorEastAsia" w:eastAsiaTheme="majorEastAsia"/>
          <w:b/>
          <w:bCs/>
          <w:kern w:val="36"/>
          <w:sz w:val="48"/>
          <w:szCs w:val="48"/>
          <w14:ligatures w14:val="none"/>
        </w:rPr>
        <w:t>Function 1: Automatic Expense Tracking</w:t>
      </w:r>
    </w:p>
    <w:p w:rsidRPr="00E3068D" w:rsidR="00E3068D" w:rsidP="00E3068D" w:rsidRDefault="00E3068D" w14:paraId="23716DC9"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 xml:space="preserve">One important feature of the system is </w:t>
      </w:r>
      <w:r w:rsidRPr="00E3068D">
        <w:rPr>
          <w:rFonts w:hint="eastAsia" w:hAnsi="Times New Roman" w:cs="Times New Roman" w:asciiTheme="majorEastAsia" w:eastAsiaTheme="majorEastAsia"/>
          <w:b/>
          <w:bCs/>
          <w:kern w:val="0"/>
          <w14:ligatures w14:val="none"/>
        </w:rPr>
        <w:t>automatic spending tracking</w:t>
      </w:r>
      <w:r w:rsidRPr="00E3068D">
        <w:rPr>
          <w:rFonts w:hint="eastAsia" w:hAnsi="Times New Roman" w:cs="Times New Roman" w:asciiTheme="majorEastAsia" w:eastAsiaTheme="majorEastAsia"/>
          <w:kern w:val="0"/>
          <w14:ligatures w14:val="none"/>
        </w:rPr>
        <w:t>.</w:t>
      </w:r>
    </w:p>
    <w:p w:rsidRPr="00E3068D" w:rsidR="00E3068D" w:rsidP="00E3068D" w:rsidRDefault="00E3068D" w14:paraId="518D7B61"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 xml:space="preserve">Because all purchases are recorded digitally, the application can </w:t>
      </w:r>
      <w:proofErr w:type="spellStart"/>
      <w:r w:rsidRPr="00E3068D">
        <w:rPr>
          <w:rFonts w:hint="eastAsia" w:hAnsi="Times New Roman" w:cs="Times New Roman" w:asciiTheme="majorEastAsia" w:eastAsiaTheme="majorEastAsia"/>
          <w:kern w:val="0"/>
          <w14:ligatures w14:val="none"/>
        </w:rPr>
        <w:t>analyze</w:t>
      </w:r>
      <w:proofErr w:type="spellEnd"/>
      <w:r w:rsidRPr="00E3068D">
        <w:rPr>
          <w:rFonts w:hint="eastAsia" w:hAnsi="Times New Roman" w:cs="Times New Roman" w:asciiTheme="majorEastAsia" w:eastAsiaTheme="majorEastAsia"/>
          <w:kern w:val="0"/>
          <w14:ligatures w14:val="none"/>
        </w:rPr>
        <w:t xml:space="preserve"> the user's spending behaviour over time.</w:t>
      </w:r>
    </w:p>
    <w:p w:rsidRPr="00E3068D" w:rsidR="00E3068D" w:rsidP="00E3068D" w:rsidRDefault="00E3068D" w14:paraId="3BC31D64"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The system will categorize purchased products into different spending categories, such as:</w:t>
      </w:r>
    </w:p>
    <w:p w:rsidRPr="00E3068D" w:rsidR="00E3068D" w:rsidP="00E3068D" w:rsidRDefault="00E3068D" w14:paraId="474B6769" w14:textId="77777777">
      <w:pPr>
        <w:numPr>
          <w:ilvl w:val="0"/>
          <w:numId w:val="2"/>
        </w:num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Fruits and vegetables</w:t>
      </w:r>
    </w:p>
    <w:p w:rsidRPr="00E3068D" w:rsidR="00E3068D" w:rsidP="00E3068D" w:rsidRDefault="00E3068D" w14:paraId="32CAF811" w14:textId="77777777">
      <w:pPr>
        <w:numPr>
          <w:ilvl w:val="0"/>
          <w:numId w:val="2"/>
        </w:num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Meat and seafood</w:t>
      </w:r>
    </w:p>
    <w:p w:rsidRPr="00E3068D" w:rsidR="00E3068D" w:rsidP="00E3068D" w:rsidRDefault="00E3068D" w14:paraId="2F9B849C" w14:textId="77777777">
      <w:pPr>
        <w:numPr>
          <w:ilvl w:val="0"/>
          <w:numId w:val="2"/>
        </w:num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Dairy products</w:t>
      </w:r>
    </w:p>
    <w:p w:rsidRPr="00E3068D" w:rsidR="00E3068D" w:rsidP="00E3068D" w:rsidRDefault="00E3068D" w14:paraId="7C3B25BE" w14:textId="77777777">
      <w:pPr>
        <w:numPr>
          <w:ilvl w:val="0"/>
          <w:numId w:val="2"/>
        </w:num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Snacks</w:t>
      </w:r>
    </w:p>
    <w:p w:rsidRPr="00E3068D" w:rsidR="00E3068D" w:rsidP="00E3068D" w:rsidRDefault="00E3068D" w14:paraId="0423D866" w14:textId="77777777">
      <w:pPr>
        <w:numPr>
          <w:ilvl w:val="0"/>
          <w:numId w:val="2"/>
        </w:num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Beverages</w:t>
      </w:r>
    </w:p>
    <w:p w:rsidRPr="00E3068D" w:rsidR="00E3068D" w:rsidP="00E3068D" w:rsidRDefault="00E3068D" w14:paraId="6E316398" w14:textId="77777777">
      <w:pPr>
        <w:numPr>
          <w:ilvl w:val="0"/>
          <w:numId w:val="2"/>
        </w:num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Household supplies</w:t>
      </w:r>
    </w:p>
    <w:p w:rsidRPr="00E3068D" w:rsidR="00E3068D" w:rsidP="00E3068D" w:rsidRDefault="00E3068D" w14:paraId="77C6B44D"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 xml:space="preserve">Based on this categorized data, the application can generate </w:t>
      </w:r>
      <w:r w:rsidRPr="00E3068D">
        <w:rPr>
          <w:rFonts w:hint="eastAsia" w:hAnsi="Times New Roman" w:cs="Times New Roman" w:asciiTheme="majorEastAsia" w:eastAsiaTheme="majorEastAsia"/>
          <w:b/>
          <w:bCs/>
          <w:kern w:val="0"/>
          <w14:ligatures w14:val="none"/>
        </w:rPr>
        <w:t>spending summaries and visual reports</w:t>
      </w:r>
      <w:r w:rsidRPr="00E3068D">
        <w:rPr>
          <w:rFonts w:hint="eastAsia" w:hAnsi="Times New Roman" w:cs="Times New Roman" w:asciiTheme="majorEastAsia" w:eastAsiaTheme="majorEastAsia"/>
          <w:kern w:val="0"/>
          <w14:ligatures w14:val="none"/>
        </w:rPr>
        <w:t xml:space="preserve"> that allow users to better understand their consumption patterns.</w:t>
      </w:r>
    </w:p>
    <w:p w:rsidRPr="00E3068D" w:rsidR="00E3068D" w:rsidP="00E3068D" w:rsidRDefault="00E3068D" w14:paraId="1CFFF85E"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For example, the application may display:</w:t>
      </w:r>
    </w:p>
    <w:p w:rsidRPr="00E3068D" w:rsidR="00E3068D" w:rsidP="00E3068D" w:rsidRDefault="00E3068D" w14:paraId="22E7F482" w14:textId="77777777">
      <w:pPr>
        <w:numPr>
          <w:ilvl w:val="0"/>
          <w:numId w:val="3"/>
        </w:num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Monthly grocery spending</w:t>
      </w:r>
    </w:p>
    <w:p w:rsidRPr="00E3068D" w:rsidR="00E3068D" w:rsidP="00E3068D" w:rsidRDefault="00E3068D" w14:paraId="379BE835" w14:textId="77777777">
      <w:pPr>
        <w:numPr>
          <w:ilvl w:val="0"/>
          <w:numId w:val="3"/>
        </w:num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Spending by product category</w:t>
      </w:r>
    </w:p>
    <w:p w:rsidRPr="00E3068D" w:rsidR="00E3068D" w:rsidP="00E3068D" w:rsidRDefault="00E3068D" w14:paraId="73280FF1" w14:textId="77777777">
      <w:pPr>
        <w:numPr>
          <w:ilvl w:val="0"/>
          <w:numId w:val="3"/>
        </w:num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Purchase frequency for certain items</w:t>
      </w:r>
    </w:p>
    <w:p w:rsidRPr="00E3068D" w:rsidR="00E3068D" w:rsidP="00E3068D" w:rsidRDefault="00E3068D" w14:paraId="62F896D2" w14:textId="77777777">
      <w:pPr>
        <w:numPr>
          <w:ilvl w:val="0"/>
          <w:numId w:val="3"/>
        </w:num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Shopping locations visited most frequently</w:t>
      </w:r>
    </w:p>
    <w:p w:rsidRPr="00E3068D" w:rsidR="00E3068D" w:rsidP="00E3068D" w:rsidRDefault="00E3068D" w14:paraId="75BEE34F"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 xml:space="preserve">This function helps users </w:t>
      </w:r>
      <w:r w:rsidRPr="00E3068D">
        <w:rPr>
          <w:rFonts w:hint="eastAsia" w:hAnsi="Times New Roman" w:cs="Times New Roman" w:asciiTheme="majorEastAsia" w:eastAsiaTheme="majorEastAsia"/>
          <w:b/>
          <w:bCs/>
          <w:kern w:val="0"/>
          <w14:ligatures w14:val="none"/>
        </w:rPr>
        <w:t>manage their personal finances more effectively</w:t>
      </w:r>
      <w:r w:rsidRPr="00E3068D">
        <w:rPr>
          <w:rFonts w:hint="eastAsia" w:hAnsi="Times New Roman" w:cs="Times New Roman" w:asciiTheme="majorEastAsia" w:eastAsiaTheme="majorEastAsia"/>
          <w:kern w:val="0"/>
          <w14:ligatures w14:val="none"/>
        </w:rPr>
        <w:t xml:space="preserve"> and make better purchasing decisions.</w:t>
      </w:r>
    </w:p>
    <w:p w:rsidRPr="00E3068D" w:rsidR="00E3068D" w:rsidP="00E3068D" w:rsidRDefault="00D6122F" w14:paraId="3723328E" w14:textId="77777777">
      <w:pPr>
        <w:spacing w:after="0" w:line="240" w:lineRule="auto"/>
        <w:rPr>
          <w:rFonts w:hint="eastAsia" w:hAnsi="Times New Roman" w:cs="Times New Roman" w:asciiTheme="majorEastAsia" w:eastAsiaTheme="majorEastAsia"/>
          <w:kern w:val="0"/>
          <w14:ligatures w14:val="none"/>
        </w:rPr>
      </w:pPr>
      <w:r w:rsidRPr="00D6122F">
        <w:rPr>
          <w:rFonts w:hAnsi="Times New Roman" w:cs="Times New Roman" w:asciiTheme="majorEastAsia" w:eastAsiaTheme="majorEastAsia"/>
          <w:noProof/>
          <w:kern w:val="0"/>
        </w:rPr>
        <w:pict w14:anchorId="42E70243">
          <v:rect id="_x0000_i1056" style="width:451.3pt;height:.05pt;mso-width-percent:0;mso-height-percent:0;mso-width-percent:0;mso-height-percent:0" alt="" o:hr="t" o:hrstd="t" o:hralign="center" fillcolor="#a0a0a0" stroked="f"/>
        </w:pict>
      </w:r>
    </w:p>
    <w:p w:rsidRPr="00E3068D" w:rsidR="00E3068D" w:rsidP="00E3068D" w:rsidRDefault="00E3068D" w14:paraId="5C5737CB" w14:textId="77777777">
      <w:pPr>
        <w:spacing w:before="100" w:beforeAutospacing="1" w:after="100" w:afterAutospacing="1" w:line="240" w:lineRule="auto"/>
        <w:outlineLvl w:val="0"/>
        <w:rPr>
          <w:rFonts w:hint="eastAsia" w:hAnsi="Times New Roman" w:cs="Times New Roman" w:asciiTheme="majorEastAsia" w:eastAsiaTheme="majorEastAsia"/>
          <w:b/>
          <w:bCs/>
          <w:kern w:val="36"/>
          <w:sz w:val="48"/>
          <w:szCs w:val="48"/>
          <w14:ligatures w14:val="none"/>
        </w:rPr>
      </w:pPr>
      <w:r w:rsidRPr="00E3068D">
        <w:rPr>
          <w:rFonts w:hint="eastAsia" w:hAnsi="Times New Roman" w:cs="Times New Roman" w:asciiTheme="majorEastAsia" w:eastAsiaTheme="majorEastAsia"/>
          <w:b/>
          <w:bCs/>
          <w:kern w:val="36"/>
          <w:sz w:val="48"/>
          <w:szCs w:val="48"/>
          <w14:ligatures w14:val="none"/>
        </w:rPr>
        <w:t>Function 2: Purchase History and Product Records</w:t>
      </w:r>
    </w:p>
    <w:p w:rsidRPr="00E3068D" w:rsidR="00E3068D" w:rsidP="00E3068D" w:rsidRDefault="00E3068D" w14:paraId="19044828"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 xml:space="preserve">Another important function of the application is to provide a </w:t>
      </w:r>
      <w:r w:rsidRPr="00E3068D">
        <w:rPr>
          <w:rFonts w:hint="eastAsia" w:hAnsi="Times New Roman" w:cs="Times New Roman" w:asciiTheme="majorEastAsia" w:eastAsiaTheme="majorEastAsia"/>
          <w:b/>
          <w:bCs/>
          <w:kern w:val="0"/>
          <w14:ligatures w14:val="none"/>
        </w:rPr>
        <w:t>complete purchase history</w:t>
      </w:r>
      <w:r w:rsidRPr="00E3068D">
        <w:rPr>
          <w:rFonts w:hint="eastAsia" w:hAnsi="Times New Roman" w:cs="Times New Roman" w:asciiTheme="majorEastAsia" w:eastAsiaTheme="majorEastAsia"/>
          <w:kern w:val="0"/>
          <w14:ligatures w14:val="none"/>
        </w:rPr>
        <w:t xml:space="preserve"> for the user.</w:t>
      </w:r>
    </w:p>
    <w:p w:rsidRPr="00E3068D" w:rsidR="00E3068D" w:rsidP="00E3068D" w:rsidRDefault="00E3068D" w14:paraId="5450DF1A"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The system will store all past receipts and allow users to review them at any time.</w:t>
      </w:r>
    </w:p>
    <w:p w:rsidRPr="00E3068D" w:rsidR="00E3068D" w:rsidP="00E3068D" w:rsidRDefault="00E3068D" w14:paraId="3D8BC79B"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Users will be able to see:</w:t>
      </w:r>
    </w:p>
    <w:p w:rsidRPr="00E3068D" w:rsidR="00E3068D" w:rsidP="00E3068D" w:rsidRDefault="00E3068D" w14:paraId="36755303" w14:textId="77777777">
      <w:pPr>
        <w:numPr>
          <w:ilvl w:val="0"/>
          <w:numId w:val="4"/>
        </w:num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What they bought</w:t>
      </w:r>
    </w:p>
    <w:p w:rsidRPr="00E3068D" w:rsidR="00E3068D" w:rsidP="00E3068D" w:rsidRDefault="00E3068D" w14:paraId="4DFE5B6D" w14:textId="77777777">
      <w:pPr>
        <w:numPr>
          <w:ilvl w:val="0"/>
          <w:numId w:val="4"/>
        </w:num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When they bought it</w:t>
      </w:r>
    </w:p>
    <w:p w:rsidRPr="00E3068D" w:rsidR="00E3068D" w:rsidP="00E3068D" w:rsidRDefault="00E3068D" w14:paraId="32064D6C" w14:textId="77777777">
      <w:pPr>
        <w:numPr>
          <w:ilvl w:val="0"/>
          <w:numId w:val="4"/>
        </w:num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Where they bought it</w:t>
      </w:r>
    </w:p>
    <w:p w:rsidRPr="00E3068D" w:rsidR="00E3068D" w:rsidP="00E3068D" w:rsidRDefault="00E3068D" w14:paraId="36D5067F" w14:textId="77777777">
      <w:pPr>
        <w:numPr>
          <w:ilvl w:val="0"/>
          <w:numId w:val="4"/>
        </w:num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How much they spent</w:t>
      </w:r>
    </w:p>
    <w:p w:rsidRPr="00E3068D" w:rsidR="00E3068D" w:rsidP="00E3068D" w:rsidRDefault="00E3068D" w14:paraId="2566FCF2"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 xml:space="preserve">This feature provides a convenient way to </w:t>
      </w:r>
      <w:r w:rsidRPr="00E3068D">
        <w:rPr>
          <w:rFonts w:hint="eastAsia" w:hAnsi="Times New Roman" w:cs="Times New Roman" w:asciiTheme="majorEastAsia" w:eastAsiaTheme="majorEastAsia"/>
          <w:b/>
          <w:bCs/>
          <w:kern w:val="0"/>
          <w14:ligatures w14:val="none"/>
        </w:rPr>
        <w:t>review shopping habits, manage budgets, and verify past purchases</w:t>
      </w:r>
      <w:r w:rsidRPr="00E3068D">
        <w:rPr>
          <w:rFonts w:hint="eastAsia" w:hAnsi="Times New Roman" w:cs="Times New Roman" w:asciiTheme="majorEastAsia" w:eastAsiaTheme="majorEastAsia"/>
          <w:kern w:val="0"/>
          <w14:ligatures w14:val="none"/>
        </w:rPr>
        <w:t>.</w:t>
      </w:r>
    </w:p>
    <w:p w:rsidRPr="00E3068D" w:rsidR="00E3068D" w:rsidP="00E3068D" w:rsidRDefault="00E3068D" w14:paraId="7B029C56"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For example, if a user wants to check when they last purchased milk or how often they buy certain products, they can easily search their purchase history within the application.</w:t>
      </w:r>
    </w:p>
    <w:p w:rsidRPr="00E3068D" w:rsidR="00E3068D" w:rsidP="00E3068D" w:rsidRDefault="00D6122F" w14:paraId="2E3499F0" w14:textId="77777777">
      <w:pPr>
        <w:spacing w:after="0" w:line="240" w:lineRule="auto"/>
        <w:rPr>
          <w:rFonts w:hint="eastAsia" w:hAnsi="Times New Roman" w:cs="Times New Roman" w:asciiTheme="majorEastAsia" w:eastAsiaTheme="majorEastAsia"/>
          <w:kern w:val="0"/>
          <w14:ligatures w14:val="none"/>
        </w:rPr>
      </w:pPr>
      <w:r w:rsidRPr="00D6122F">
        <w:rPr>
          <w:rFonts w:hAnsi="Times New Roman" w:cs="Times New Roman" w:asciiTheme="majorEastAsia" w:eastAsiaTheme="majorEastAsia"/>
          <w:noProof/>
          <w:kern w:val="0"/>
        </w:rPr>
        <w:pict w14:anchorId="334EA526">
          <v:rect id="_x0000_i1055" style="width:451.3pt;height:.05pt;mso-width-percent:0;mso-height-percent:0;mso-width-percent:0;mso-height-percent:0" alt="" o:hr="t" o:hrstd="t" o:hralign="center" fillcolor="#a0a0a0" stroked="f"/>
        </w:pict>
      </w:r>
    </w:p>
    <w:p w:rsidRPr="00E3068D" w:rsidR="00E3068D" w:rsidP="77D6B148" w:rsidRDefault="00E3068D" w14:paraId="3302480E" w14:textId="2910BF31">
      <w:pPr>
        <w:spacing w:before="100" w:beforeAutospacing="on" w:after="100" w:afterAutospacing="on" w:line="240" w:lineRule="auto"/>
        <w:outlineLvl w:val="0"/>
        <w:rPr>
          <w:rFonts w:ascii="新細明體" w:hAnsi="Times New Roman" w:eastAsia="新細明體" w:cs="Times New Roman" w:asciiTheme="majorEastAsia" w:eastAsiaTheme="majorEastAsia"/>
          <w:b w:val="1"/>
          <w:bCs w:val="1"/>
          <w:kern w:val="36"/>
          <w:sz w:val="48"/>
          <w:szCs w:val="48"/>
          <w14:ligatures w14:val="none"/>
        </w:rPr>
      </w:pPr>
      <w:r w:rsidRPr="77D6B148" w:rsidR="00E3068D">
        <w:rPr>
          <w:rFonts w:ascii="新細明體" w:hAnsi="Times New Roman" w:eastAsia="新細明體" w:cs="Times New Roman" w:asciiTheme="majorEastAsia" w:eastAsiaTheme="majorEastAsia"/>
          <w:b w:val="1"/>
          <w:bCs w:val="1"/>
          <w:kern w:val="36"/>
          <w:sz w:val="48"/>
          <w:szCs w:val="48"/>
          <w14:ligatures w14:val="none"/>
        </w:rPr>
        <w:t>Function 3: Food Expiration Reminder</w:t>
      </w:r>
      <w:ins w:author="Shu-Han YANG" w:date="2026-03-06T14:57:21.314Z" w16du:dateUtc="2026-03-06T14:57:21.314Z" w:id="1369128509">
        <w:r w:rsidRPr="77D6B148" w:rsidR="7590645C">
          <w:rPr>
            <w:rFonts w:ascii="新細明體" w:hAnsi="Times New Roman" w:eastAsia="新細明體" w:cs="Times New Roman" w:asciiTheme="majorEastAsia" w:eastAsiaTheme="majorEastAsia"/>
            <w:b w:val="1"/>
            <w:bCs w:val="1"/>
            <w:kern w:val="36"/>
            <w:sz w:val="48"/>
            <w:szCs w:val="48"/>
            <w14:ligatures w14:val="none"/>
          </w:rPr>
          <w:t xml:space="preserve"> </w:t>
        </w:r>
      </w:ins>
    </w:p>
    <w:p w:rsidRPr="00E3068D" w:rsidR="00E3068D" w:rsidP="77D6B148" w:rsidRDefault="00E3068D" w14:paraId="79931FF1" w14:textId="77777777" w14:noSpellErr="1">
      <w:pPr>
        <w:spacing w:before="100" w:beforeAutospacing="on" w:after="100" w:afterAutospacing="on" w:line="240" w:lineRule="auto"/>
        <w:rPr>
          <w:rFonts w:ascii="新細明體" w:hAnsi="Times New Roman" w:eastAsia="新細明體" w:cs="Times New Roman" w:asciiTheme="majorEastAsia" w:eastAsiaTheme="majorEastAsia"/>
          <w:kern w:val="0"/>
          <w14:ligatures w14:val="none"/>
        </w:rPr>
      </w:pPr>
      <w:r w:rsidRPr="77D6B148" w:rsidR="00E3068D">
        <w:rPr>
          <w:rFonts w:ascii="新細明體" w:hAnsi="Times New Roman" w:eastAsia="新細明體" w:cs="Times New Roman" w:asciiTheme="majorEastAsia" w:eastAsiaTheme="majorEastAsia"/>
          <w:kern w:val="0"/>
          <w14:ligatures w14:val="none"/>
        </w:rPr>
        <w:t xml:space="preserve">Another key function of this system is to help users </w:t>
      </w:r>
      <w:r w:rsidRPr="77D6B148" w:rsidR="00E3068D">
        <w:rPr>
          <w:rFonts w:ascii="新細明體" w:hAnsi="Times New Roman" w:eastAsia="新細明體" w:cs="Times New Roman" w:asciiTheme="majorEastAsia" w:eastAsiaTheme="majorEastAsia"/>
          <w:b w:val="1"/>
          <w:bCs w:val="1"/>
          <w:kern w:val="0"/>
          <w14:ligatures w14:val="none"/>
        </w:rPr>
        <w:t>manage food expiration dates</w:t>
      </w:r>
      <w:r w:rsidRPr="77D6B148" w:rsidR="00E3068D">
        <w:rPr>
          <w:rFonts w:ascii="新細明體" w:hAnsi="Times New Roman" w:eastAsia="新細明體" w:cs="Times New Roman" w:asciiTheme="majorEastAsia" w:eastAsiaTheme="majorEastAsia"/>
          <w:kern w:val="0"/>
          <w14:ligatures w14:val="none"/>
        </w:rPr>
        <w:t xml:space="preserve"> and reduce food waste.</w:t>
      </w:r>
    </w:p>
    <w:p w:rsidRPr="00E3068D" w:rsidR="00E3068D" w:rsidP="00E3068D" w:rsidRDefault="00E3068D" w14:paraId="1C3D5F1B"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Many grocery products, especially fresh food items, contain expiration dates printed on the packaging. However, consumers often forget about these dates after storing the food at home. As a result, food may expire before it is consumed.</w:t>
      </w:r>
    </w:p>
    <w:p w:rsidRPr="00E3068D" w:rsidR="00E3068D" w:rsidP="00E3068D" w:rsidRDefault="00E3068D" w14:paraId="797660B4"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 xml:space="preserve">In this system, when a product is purchased and recorded in the digital receipt, the application will also attempt to obtain the </w:t>
      </w:r>
      <w:r w:rsidRPr="00E3068D">
        <w:rPr>
          <w:rFonts w:hint="eastAsia" w:hAnsi="Times New Roman" w:cs="Times New Roman" w:asciiTheme="majorEastAsia" w:eastAsiaTheme="majorEastAsia"/>
          <w:b/>
          <w:bCs/>
          <w:kern w:val="0"/>
          <w14:ligatures w14:val="none"/>
        </w:rPr>
        <w:t>expiration date information for that product</w:t>
      </w:r>
      <w:r w:rsidRPr="00E3068D">
        <w:rPr>
          <w:rFonts w:hint="eastAsia" w:hAnsi="Times New Roman" w:cs="Times New Roman" w:asciiTheme="majorEastAsia" w:eastAsiaTheme="majorEastAsia"/>
          <w:kern w:val="0"/>
          <w14:ligatures w14:val="none"/>
        </w:rPr>
        <w:t>.</w:t>
      </w:r>
    </w:p>
    <w:p w:rsidRPr="00E3068D" w:rsidR="00E3068D" w:rsidP="00E3068D" w:rsidRDefault="00E3068D" w14:paraId="4D68C7AF"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Once the expiration date is known, the system will store this information in the user’s food inventory list.</w:t>
      </w:r>
    </w:p>
    <w:p w:rsidRPr="00E3068D" w:rsidR="00E3068D" w:rsidP="00E3068D" w:rsidRDefault="00E3068D" w14:paraId="47C16CCD"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 xml:space="preserve">The application will then monitor the expiration dates of purchased items and send </w:t>
      </w:r>
      <w:r w:rsidRPr="00E3068D">
        <w:rPr>
          <w:rFonts w:hint="eastAsia" w:hAnsi="Times New Roman" w:cs="Times New Roman" w:asciiTheme="majorEastAsia" w:eastAsiaTheme="majorEastAsia"/>
          <w:b/>
          <w:bCs/>
          <w:kern w:val="0"/>
          <w14:ligatures w14:val="none"/>
        </w:rPr>
        <w:t>notifications or reminders</w:t>
      </w:r>
      <w:r w:rsidRPr="00E3068D">
        <w:rPr>
          <w:rFonts w:hint="eastAsia" w:hAnsi="Times New Roman" w:cs="Times New Roman" w:asciiTheme="majorEastAsia" w:eastAsiaTheme="majorEastAsia"/>
          <w:kern w:val="0"/>
          <w14:ligatures w14:val="none"/>
        </w:rPr>
        <w:t xml:space="preserve"> to the user when a product is close to expiring.</w:t>
      </w:r>
    </w:p>
    <w:p w:rsidRPr="00E3068D" w:rsidR="00E3068D" w:rsidP="00E3068D" w:rsidRDefault="00E3068D" w14:paraId="6277C159"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For example, the application may send reminders such as:</w:t>
      </w:r>
    </w:p>
    <w:p w:rsidRPr="00E3068D" w:rsidR="00E3068D" w:rsidP="00E3068D" w:rsidRDefault="00E3068D" w14:paraId="27415B1C" w14:textId="77777777">
      <w:pPr>
        <w:numPr>
          <w:ilvl w:val="0"/>
          <w:numId w:val="5"/>
        </w:num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“Your milk will expire in two days.”</w:t>
      </w:r>
    </w:p>
    <w:p w:rsidRPr="00E3068D" w:rsidR="00E3068D" w:rsidP="00E3068D" w:rsidRDefault="00E3068D" w14:paraId="11510A9B" w14:textId="77777777">
      <w:pPr>
        <w:numPr>
          <w:ilvl w:val="0"/>
          <w:numId w:val="5"/>
        </w:num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“The vegetables you purchased last week may expire soon.”</w:t>
      </w:r>
    </w:p>
    <w:p w:rsidR="00E3068D" w:rsidP="00E3068D" w:rsidRDefault="00E3068D" w14:paraId="6D109015" w14:textId="77777777">
      <w:pPr>
        <w:spacing w:before="100" w:beforeAutospacing="1" w:after="100" w:afterAutospacing="1" w:line="240" w:lineRule="auto"/>
        <w:rPr>
          <w:rFonts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 xml:space="preserve">These reminders encourage users to </w:t>
      </w:r>
      <w:r w:rsidRPr="00E3068D">
        <w:rPr>
          <w:rFonts w:hint="eastAsia" w:hAnsi="Times New Roman" w:cs="Times New Roman" w:asciiTheme="majorEastAsia" w:eastAsiaTheme="majorEastAsia"/>
          <w:b/>
          <w:bCs/>
          <w:kern w:val="0"/>
          <w14:ligatures w14:val="none"/>
        </w:rPr>
        <w:t>consume food before it expires</w:t>
      </w:r>
      <w:r w:rsidRPr="00E3068D">
        <w:rPr>
          <w:rFonts w:hint="eastAsia" w:hAnsi="Times New Roman" w:cs="Times New Roman" w:asciiTheme="majorEastAsia" w:eastAsiaTheme="majorEastAsia"/>
          <w:kern w:val="0"/>
          <w14:ligatures w14:val="none"/>
        </w:rPr>
        <w:t>, which helps reduce unnecessary food waste.</w:t>
      </w:r>
    </w:p>
    <w:p w:rsidR="00E3068D" w:rsidP="00E3068D" w:rsidRDefault="00D6122F" w14:paraId="2158B3A2" w14:textId="7F350F21">
      <w:pPr>
        <w:spacing w:before="100" w:beforeAutospacing="1" w:after="100" w:afterAutospacing="1" w:line="240" w:lineRule="auto"/>
        <w:rPr>
          <w:rFonts w:hAnsi="Times New Roman" w:cs="Times New Roman" w:asciiTheme="majorEastAsia" w:eastAsiaTheme="majorEastAsia"/>
          <w:kern w:val="0"/>
          <w14:ligatures w14:val="none"/>
        </w:rPr>
      </w:pPr>
      <w:r w:rsidRPr="00D6122F">
        <w:rPr>
          <w:rFonts w:hAnsi="Times New Roman" w:cs="Times New Roman" w:asciiTheme="majorEastAsia" w:eastAsiaTheme="majorEastAsia"/>
          <w:noProof/>
          <w:kern w:val="0"/>
        </w:rPr>
        <w:pict w14:anchorId="319252FC">
          <v:rect id="_x0000_i1054" style="width:451.3pt;height:.05pt;mso-width-percent:0;mso-height-percent:0;mso-width-percent:0;mso-height-percent:0" alt="" o:hr="t" o:hrstd="t" o:hralign="center" fillcolor="#a0a0a0" stroked="f"/>
        </w:pict>
      </w:r>
    </w:p>
    <w:p w:rsidRPr="00E3068D" w:rsidR="00E3068D" w:rsidP="00E3068D" w:rsidRDefault="00E3068D" w14:paraId="1590C293" w14:textId="77777777">
      <w:pPr>
        <w:spacing w:before="100" w:beforeAutospacing="1" w:after="100" w:afterAutospacing="1" w:line="240" w:lineRule="auto"/>
        <w:rPr>
          <w:rFonts w:hAnsi="Times New Roman" w:cs="Times New Roman" w:asciiTheme="majorEastAsia" w:eastAsiaTheme="majorEastAsia"/>
          <w:b/>
          <w:bCs/>
          <w:kern w:val="0"/>
          <w:sz w:val="48"/>
          <w:szCs w:val="48"/>
          <w14:ligatures w14:val="none"/>
        </w:rPr>
      </w:pPr>
      <w:r w:rsidRPr="00E3068D">
        <w:rPr>
          <w:rFonts w:hAnsi="Times New Roman" w:cs="Times New Roman" w:asciiTheme="majorEastAsia" w:eastAsiaTheme="majorEastAsia"/>
          <w:b/>
          <w:bCs/>
          <w:kern w:val="0"/>
          <w:sz w:val="48"/>
          <w:szCs w:val="48"/>
          <w14:ligatures w14:val="none"/>
        </w:rPr>
        <w:t>Function 4: AI-Based Shopping Strategy Assistant</w:t>
      </w:r>
    </w:p>
    <w:p w:rsidRPr="00E3068D" w:rsidR="00E3068D" w:rsidP="00E3068D" w:rsidRDefault="00E3068D" w14:paraId="6D852E0F" w14:textId="77777777">
      <w:pPr>
        <w:spacing w:before="100" w:beforeAutospacing="1" w:after="100" w:afterAutospacing="1" w:line="240" w:lineRule="auto"/>
        <w:rPr>
          <w:rFonts w:hAnsi="Times New Roman" w:cs="Times New Roman" w:asciiTheme="majorEastAsia" w:eastAsiaTheme="majorEastAsia"/>
          <w:kern w:val="0"/>
          <w14:ligatures w14:val="none"/>
        </w:rPr>
      </w:pPr>
      <w:r w:rsidRPr="00E3068D">
        <w:rPr>
          <w:rFonts w:hAnsi="Times New Roman" w:cs="Times New Roman" w:asciiTheme="majorEastAsia" w:eastAsiaTheme="majorEastAsia"/>
          <w:kern w:val="0"/>
          <w14:ligatures w14:val="none"/>
        </w:rPr>
        <w:t xml:space="preserve">Another advanced feature of the proposed system is an </w:t>
      </w:r>
      <w:r w:rsidRPr="00E3068D">
        <w:rPr>
          <w:rFonts w:hAnsi="Times New Roman" w:cs="Times New Roman" w:asciiTheme="majorEastAsia" w:eastAsiaTheme="majorEastAsia"/>
          <w:b/>
          <w:bCs/>
          <w:kern w:val="0"/>
          <w14:ligatures w14:val="none"/>
        </w:rPr>
        <w:t>AI-based shopping strategy assistant</w:t>
      </w:r>
      <w:r w:rsidRPr="00E3068D">
        <w:rPr>
          <w:rFonts w:hAnsi="Times New Roman" w:cs="Times New Roman" w:asciiTheme="majorEastAsia" w:eastAsiaTheme="majorEastAsia"/>
          <w:kern w:val="0"/>
          <w14:ligatures w14:val="none"/>
        </w:rPr>
        <w:t xml:space="preserve"> that helps users make better purchasing decisions in future shopping trips.</w:t>
      </w:r>
    </w:p>
    <w:p w:rsidRPr="00E3068D" w:rsidR="00E3068D" w:rsidP="00E3068D" w:rsidRDefault="00E3068D" w14:paraId="2944D92E" w14:textId="77777777">
      <w:pPr>
        <w:spacing w:before="100" w:beforeAutospacing="1" w:after="100" w:afterAutospacing="1" w:line="240" w:lineRule="auto"/>
        <w:rPr>
          <w:rFonts w:hAnsi="Times New Roman" w:cs="Times New Roman" w:asciiTheme="majorEastAsia" w:eastAsiaTheme="majorEastAsia"/>
          <w:kern w:val="0"/>
          <w14:ligatures w14:val="none"/>
        </w:rPr>
      </w:pPr>
      <w:r w:rsidRPr="00E3068D">
        <w:rPr>
          <w:rFonts w:hAnsi="Times New Roman" w:cs="Times New Roman" w:asciiTheme="majorEastAsia" w:eastAsiaTheme="majorEastAsia"/>
          <w:kern w:val="0"/>
          <w14:ligatures w14:val="none"/>
        </w:rPr>
        <w:t>Since the application continuously collects and stores the user</w:t>
      </w:r>
      <w:r w:rsidRPr="00E3068D">
        <w:rPr>
          <w:rFonts w:hAnsi="Times New Roman" w:cs="Times New Roman" w:asciiTheme="majorEastAsia" w:eastAsiaTheme="majorEastAsia"/>
          <w:kern w:val="0"/>
          <w14:ligatures w14:val="none"/>
        </w:rPr>
        <w:t>’</w:t>
      </w:r>
      <w:r w:rsidRPr="00E3068D">
        <w:rPr>
          <w:rFonts w:hAnsi="Times New Roman" w:cs="Times New Roman" w:asciiTheme="majorEastAsia" w:eastAsiaTheme="majorEastAsia"/>
          <w:kern w:val="0"/>
          <w14:ligatures w14:val="none"/>
        </w:rPr>
        <w:t xml:space="preserve">s grocery purchase history, the system can </w:t>
      </w:r>
      <w:proofErr w:type="spellStart"/>
      <w:r w:rsidRPr="00E3068D">
        <w:rPr>
          <w:rFonts w:hAnsi="Times New Roman" w:cs="Times New Roman" w:asciiTheme="majorEastAsia" w:eastAsiaTheme="majorEastAsia"/>
          <w:kern w:val="0"/>
          <w14:ligatures w14:val="none"/>
        </w:rPr>
        <w:t>analyze</w:t>
      </w:r>
      <w:proofErr w:type="spellEnd"/>
      <w:r w:rsidRPr="00E3068D">
        <w:rPr>
          <w:rFonts w:hAnsi="Times New Roman" w:cs="Times New Roman" w:asciiTheme="majorEastAsia" w:eastAsiaTheme="majorEastAsia"/>
          <w:kern w:val="0"/>
          <w14:ligatures w14:val="none"/>
        </w:rPr>
        <w:t xml:space="preserve"> this historical data to understand the user</w:t>
      </w:r>
      <w:r w:rsidRPr="00E3068D">
        <w:rPr>
          <w:rFonts w:hAnsi="Times New Roman" w:cs="Times New Roman" w:asciiTheme="majorEastAsia" w:eastAsiaTheme="majorEastAsia"/>
          <w:kern w:val="0"/>
          <w14:ligatures w14:val="none"/>
        </w:rPr>
        <w:t>’</w:t>
      </w:r>
      <w:r w:rsidRPr="00E3068D">
        <w:rPr>
          <w:rFonts w:hAnsi="Times New Roman" w:cs="Times New Roman" w:asciiTheme="majorEastAsia" w:eastAsiaTheme="majorEastAsia"/>
          <w:kern w:val="0"/>
          <w14:ligatures w14:val="none"/>
        </w:rPr>
        <w:t xml:space="preserve">s </w:t>
      </w:r>
      <w:r w:rsidRPr="00E3068D">
        <w:rPr>
          <w:rFonts w:hAnsi="Times New Roman" w:cs="Times New Roman" w:asciiTheme="majorEastAsia" w:eastAsiaTheme="majorEastAsia"/>
          <w:b/>
          <w:bCs/>
          <w:kern w:val="0"/>
          <w14:ligatures w14:val="none"/>
        </w:rPr>
        <w:t>shopping habits, product preferences, and consumption patterns</w:t>
      </w:r>
      <w:r w:rsidRPr="00E3068D">
        <w:rPr>
          <w:rFonts w:hAnsi="Times New Roman" w:cs="Times New Roman" w:asciiTheme="majorEastAsia" w:eastAsiaTheme="majorEastAsia"/>
          <w:kern w:val="0"/>
          <w14:ligatures w14:val="none"/>
        </w:rPr>
        <w:t>. By applying data analysis and machine learning techniques, the application can generate intelligent suggestions that help users plan their future grocery purchases more effectively.</w:t>
      </w:r>
    </w:p>
    <w:p w:rsidRPr="00E3068D" w:rsidR="00E3068D" w:rsidP="00E3068D" w:rsidRDefault="00E3068D" w14:paraId="514C8A8F" w14:textId="77777777">
      <w:pPr>
        <w:spacing w:before="100" w:beforeAutospacing="1" w:after="100" w:afterAutospacing="1" w:line="240" w:lineRule="auto"/>
        <w:rPr>
          <w:rFonts w:hAnsi="Times New Roman" w:cs="Times New Roman" w:asciiTheme="majorEastAsia" w:eastAsiaTheme="majorEastAsia"/>
          <w:kern w:val="0"/>
          <w14:ligatures w14:val="none"/>
        </w:rPr>
      </w:pPr>
      <w:r w:rsidRPr="00E3068D">
        <w:rPr>
          <w:rFonts w:hAnsi="Times New Roman" w:cs="Times New Roman" w:asciiTheme="majorEastAsia" w:eastAsiaTheme="majorEastAsia"/>
          <w:kern w:val="0"/>
          <w14:ligatures w14:val="none"/>
        </w:rPr>
        <w:t xml:space="preserve">For example, the system can </w:t>
      </w:r>
      <w:proofErr w:type="spellStart"/>
      <w:r w:rsidRPr="00E3068D">
        <w:rPr>
          <w:rFonts w:hAnsi="Times New Roman" w:cs="Times New Roman" w:asciiTheme="majorEastAsia" w:eastAsiaTheme="majorEastAsia"/>
          <w:kern w:val="0"/>
          <w14:ligatures w14:val="none"/>
        </w:rPr>
        <w:t>analyze</w:t>
      </w:r>
      <w:proofErr w:type="spellEnd"/>
      <w:r w:rsidRPr="00E3068D">
        <w:rPr>
          <w:rFonts w:hAnsi="Times New Roman" w:cs="Times New Roman" w:asciiTheme="majorEastAsia" w:eastAsiaTheme="majorEastAsia"/>
          <w:kern w:val="0"/>
          <w14:ligatures w14:val="none"/>
        </w:rPr>
        <w:t xml:space="preserve"> information such as:</w:t>
      </w:r>
    </w:p>
    <w:p w:rsidRPr="00E3068D" w:rsidR="00E3068D" w:rsidP="00E3068D" w:rsidRDefault="00E3068D" w14:paraId="006C696B" w14:textId="77777777">
      <w:pPr>
        <w:numPr>
          <w:ilvl w:val="0"/>
          <w:numId w:val="6"/>
        </w:numPr>
        <w:spacing w:before="100" w:beforeAutospacing="1" w:after="100" w:afterAutospacing="1" w:line="240" w:lineRule="auto"/>
        <w:rPr>
          <w:rFonts w:hAnsi="Times New Roman" w:cs="Times New Roman" w:asciiTheme="majorEastAsia" w:eastAsiaTheme="majorEastAsia"/>
          <w:kern w:val="0"/>
          <w14:ligatures w14:val="none"/>
        </w:rPr>
      </w:pPr>
      <w:r w:rsidRPr="00E3068D">
        <w:rPr>
          <w:rFonts w:hAnsi="Times New Roman" w:cs="Times New Roman" w:asciiTheme="majorEastAsia" w:eastAsiaTheme="majorEastAsia"/>
          <w:kern w:val="0"/>
          <w14:ligatures w14:val="none"/>
        </w:rPr>
        <w:t>Frequently purchased products</w:t>
      </w:r>
    </w:p>
    <w:p w:rsidRPr="00E3068D" w:rsidR="00E3068D" w:rsidP="00E3068D" w:rsidRDefault="00E3068D" w14:paraId="5A14DCB3" w14:textId="77777777">
      <w:pPr>
        <w:numPr>
          <w:ilvl w:val="0"/>
          <w:numId w:val="6"/>
        </w:numPr>
        <w:spacing w:before="100" w:beforeAutospacing="1" w:after="100" w:afterAutospacing="1" w:line="240" w:lineRule="auto"/>
        <w:rPr>
          <w:rFonts w:hAnsi="Times New Roman" w:cs="Times New Roman" w:asciiTheme="majorEastAsia" w:eastAsiaTheme="majorEastAsia"/>
          <w:kern w:val="0"/>
          <w14:ligatures w14:val="none"/>
        </w:rPr>
      </w:pPr>
      <w:r w:rsidRPr="00E3068D">
        <w:rPr>
          <w:rFonts w:hAnsi="Times New Roman" w:cs="Times New Roman" w:asciiTheme="majorEastAsia" w:eastAsiaTheme="majorEastAsia"/>
          <w:kern w:val="0"/>
          <w14:ligatures w14:val="none"/>
        </w:rPr>
        <w:t>Average purchase intervals for certain items</w:t>
      </w:r>
    </w:p>
    <w:p w:rsidRPr="00E3068D" w:rsidR="00E3068D" w:rsidP="00E3068D" w:rsidRDefault="00E3068D" w14:paraId="6D63AD05" w14:textId="77777777">
      <w:pPr>
        <w:numPr>
          <w:ilvl w:val="0"/>
          <w:numId w:val="6"/>
        </w:numPr>
        <w:spacing w:before="100" w:beforeAutospacing="1" w:after="100" w:afterAutospacing="1" w:line="240" w:lineRule="auto"/>
        <w:rPr>
          <w:rFonts w:hAnsi="Times New Roman" w:cs="Times New Roman" w:asciiTheme="majorEastAsia" w:eastAsiaTheme="majorEastAsia"/>
          <w:kern w:val="0"/>
          <w14:ligatures w14:val="none"/>
        </w:rPr>
      </w:pPr>
      <w:r w:rsidRPr="00E3068D">
        <w:rPr>
          <w:rFonts w:hAnsi="Times New Roman" w:cs="Times New Roman" w:asciiTheme="majorEastAsia" w:eastAsiaTheme="majorEastAsia"/>
          <w:kern w:val="0"/>
          <w14:ligatures w14:val="none"/>
        </w:rPr>
        <w:t>Typical quantities purchased</w:t>
      </w:r>
    </w:p>
    <w:p w:rsidRPr="00E3068D" w:rsidR="00E3068D" w:rsidP="00E3068D" w:rsidRDefault="00E3068D" w14:paraId="23F196FF" w14:textId="77777777">
      <w:pPr>
        <w:numPr>
          <w:ilvl w:val="0"/>
          <w:numId w:val="6"/>
        </w:numPr>
        <w:spacing w:before="100" w:beforeAutospacing="1" w:after="100" w:afterAutospacing="1" w:line="240" w:lineRule="auto"/>
        <w:rPr>
          <w:rFonts w:hAnsi="Times New Roman" w:cs="Times New Roman" w:asciiTheme="majorEastAsia" w:eastAsiaTheme="majorEastAsia"/>
          <w:kern w:val="0"/>
          <w14:ligatures w14:val="none"/>
        </w:rPr>
      </w:pPr>
      <w:r w:rsidRPr="00E3068D">
        <w:rPr>
          <w:rFonts w:hAnsi="Times New Roman" w:cs="Times New Roman" w:asciiTheme="majorEastAsia" w:eastAsiaTheme="majorEastAsia"/>
          <w:kern w:val="0"/>
          <w14:ligatures w14:val="none"/>
        </w:rPr>
        <w:t>Spending patterns by category</w:t>
      </w:r>
    </w:p>
    <w:p w:rsidRPr="00E3068D" w:rsidR="00E3068D" w:rsidP="00E3068D" w:rsidRDefault="00E3068D" w14:paraId="063A89FC" w14:textId="77777777">
      <w:pPr>
        <w:numPr>
          <w:ilvl w:val="0"/>
          <w:numId w:val="6"/>
        </w:numPr>
        <w:spacing w:before="100" w:beforeAutospacing="1" w:after="100" w:afterAutospacing="1" w:line="240" w:lineRule="auto"/>
        <w:rPr>
          <w:rFonts w:hAnsi="Times New Roman" w:cs="Times New Roman" w:asciiTheme="majorEastAsia" w:eastAsiaTheme="majorEastAsia"/>
          <w:kern w:val="0"/>
          <w14:ligatures w14:val="none"/>
        </w:rPr>
      </w:pPr>
      <w:r w:rsidRPr="00E3068D">
        <w:rPr>
          <w:rFonts w:hAnsi="Times New Roman" w:cs="Times New Roman" w:asciiTheme="majorEastAsia" w:eastAsiaTheme="majorEastAsia"/>
          <w:kern w:val="0"/>
          <w14:ligatures w14:val="none"/>
        </w:rPr>
        <w:t>Food items that are often unused or expired</w:t>
      </w:r>
    </w:p>
    <w:p w:rsidRPr="00E3068D" w:rsidR="00E3068D" w:rsidP="00E3068D" w:rsidRDefault="00E3068D" w14:paraId="0ECC37C1" w14:textId="77777777">
      <w:pPr>
        <w:spacing w:before="100" w:beforeAutospacing="1" w:after="100" w:afterAutospacing="1" w:line="240" w:lineRule="auto"/>
        <w:rPr>
          <w:rFonts w:hAnsi="Times New Roman" w:cs="Times New Roman" w:asciiTheme="majorEastAsia" w:eastAsiaTheme="majorEastAsia"/>
          <w:kern w:val="0"/>
          <w14:ligatures w14:val="none"/>
        </w:rPr>
      </w:pPr>
      <w:r w:rsidRPr="00E3068D">
        <w:rPr>
          <w:rFonts w:hAnsi="Times New Roman" w:cs="Times New Roman" w:asciiTheme="majorEastAsia" w:eastAsiaTheme="majorEastAsia"/>
          <w:kern w:val="0"/>
          <w14:ligatures w14:val="none"/>
        </w:rPr>
        <w:t xml:space="preserve">Based on this analysis, the AI assistant can provide </w:t>
      </w:r>
      <w:r w:rsidRPr="00E3068D">
        <w:rPr>
          <w:rFonts w:hAnsi="Times New Roman" w:cs="Times New Roman" w:asciiTheme="majorEastAsia" w:eastAsiaTheme="majorEastAsia"/>
          <w:b/>
          <w:bCs/>
          <w:kern w:val="0"/>
          <w14:ligatures w14:val="none"/>
        </w:rPr>
        <w:t>personalized recommendations</w:t>
      </w:r>
      <w:r w:rsidRPr="00E3068D">
        <w:rPr>
          <w:rFonts w:hAnsi="Times New Roman" w:cs="Times New Roman" w:asciiTheme="majorEastAsia" w:eastAsiaTheme="majorEastAsia"/>
          <w:kern w:val="0"/>
          <w14:ligatures w14:val="none"/>
        </w:rPr>
        <w:t xml:space="preserve"> before or during the user</w:t>
      </w:r>
      <w:r w:rsidRPr="00E3068D">
        <w:rPr>
          <w:rFonts w:hAnsi="Times New Roman" w:cs="Times New Roman" w:asciiTheme="majorEastAsia" w:eastAsiaTheme="majorEastAsia"/>
          <w:kern w:val="0"/>
          <w14:ligatures w14:val="none"/>
        </w:rPr>
        <w:t>’</w:t>
      </w:r>
      <w:r w:rsidRPr="00E3068D">
        <w:rPr>
          <w:rFonts w:hAnsi="Times New Roman" w:cs="Times New Roman" w:asciiTheme="majorEastAsia" w:eastAsiaTheme="majorEastAsia"/>
          <w:kern w:val="0"/>
          <w14:ligatures w14:val="none"/>
        </w:rPr>
        <w:t>s next shopping trip.</w:t>
      </w:r>
    </w:p>
    <w:p w:rsidRPr="00E3068D" w:rsidR="00E3068D" w:rsidP="00E3068D" w:rsidRDefault="00E3068D" w14:paraId="4B83AB39" w14:textId="77777777">
      <w:pPr>
        <w:spacing w:before="100" w:beforeAutospacing="1" w:after="100" w:afterAutospacing="1" w:line="240" w:lineRule="auto"/>
        <w:rPr>
          <w:rFonts w:hAnsi="Times New Roman" w:cs="Times New Roman" w:asciiTheme="majorEastAsia" w:eastAsiaTheme="majorEastAsia"/>
          <w:kern w:val="0"/>
          <w14:ligatures w14:val="none"/>
        </w:rPr>
      </w:pPr>
      <w:r w:rsidRPr="00E3068D">
        <w:rPr>
          <w:rFonts w:hAnsi="Times New Roman" w:cs="Times New Roman" w:asciiTheme="majorEastAsia" w:eastAsiaTheme="majorEastAsia"/>
          <w:kern w:val="0"/>
          <w14:ligatures w14:val="none"/>
        </w:rPr>
        <w:t>Some examples of possible recommendations include:</w:t>
      </w:r>
    </w:p>
    <w:p w:rsidRPr="00E3068D" w:rsidR="00E3068D" w:rsidP="00E3068D" w:rsidRDefault="00E3068D" w14:paraId="154C87D2" w14:textId="77777777">
      <w:pPr>
        <w:spacing w:before="100" w:beforeAutospacing="1" w:after="100" w:afterAutospacing="1" w:line="240" w:lineRule="auto"/>
        <w:rPr>
          <w:rFonts w:hAnsi="Times New Roman" w:cs="Times New Roman" w:asciiTheme="majorEastAsia" w:eastAsiaTheme="majorEastAsia"/>
          <w:kern w:val="0"/>
          <w14:ligatures w14:val="none"/>
        </w:rPr>
      </w:pPr>
      <w:r w:rsidRPr="00E3068D">
        <w:rPr>
          <w:rFonts w:hAnsi="Times New Roman" w:cs="Times New Roman" w:asciiTheme="majorEastAsia" w:eastAsiaTheme="majorEastAsia"/>
          <w:b/>
          <w:bCs/>
          <w:kern w:val="0"/>
          <w14:ligatures w14:val="none"/>
        </w:rPr>
        <w:t>1. Smart Shopping List Suggestions</w:t>
      </w:r>
      <w:r w:rsidRPr="00E3068D">
        <w:rPr>
          <w:rFonts w:hAnsi="Times New Roman" w:cs="Times New Roman" w:asciiTheme="majorEastAsia" w:eastAsiaTheme="majorEastAsia"/>
          <w:kern w:val="0"/>
          <w14:ligatures w14:val="none"/>
        </w:rPr>
        <w:br/>
      </w:r>
      <w:r w:rsidRPr="00E3068D">
        <w:rPr>
          <w:rFonts w:hAnsi="Times New Roman" w:cs="Times New Roman" w:asciiTheme="majorEastAsia" w:eastAsiaTheme="majorEastAsia"/>
          <w:kern w:val="0"/>
          <w14:ligatures w14:val="none"/>
        </w:rPr>
        <w:t>The system can automatically generate a suggested shopping list based on the user</w:t>
      </w:r>
      <w:r w:rsidRPr="00E3068D">
        <w:rPr>
          <w:rFonts w:hAnsi="Times New Roman" w:cs="Times New Roman" w:asciiTheme="majorEastAsia" w:eastAsiaTheme="majorEastAsia"/>
          <w:kern w:val="0"/>
          <w14:ligatures w14:val="none"/>
        </w:rPr>
        <w:t>’</w:t>
      </w:r>
      <w:r w:rsidRPr="00E3068D">
        <w:rPr>
          <w:rFonts w:hAnsi="Times New Roman" w:cs="Times New Roman" w:asciiTheme="majorEastAsia" w:eastAsiaTheme="majorEastAsia"/>
          <w:kern w:val="0"/>
          <w14:ligatures w14:val="none"/>
        </w:rPr>
        <w:t xml:space="preserve">s previous purchasing </w:t>
      </w:r>
      <w:proofErr w:type="spellStart"/>
      <w:r w:rsidRPr="00E3068D">
        <w:rPr>
          <w:rFonts w:hAnsi="Times New Roman" w:cs="Times New Roman" w:asciiTheme="majorEastAsia" w:eastAsiaTheme="majorEastAsia"/>
          <w:kern w:val="0"/>
          <w14:ligatures w14:val="none"/>
        </w:rPr>
        <w:t>behavior</w:t>
      </w:r>
      <w:proofErr w:type="spellEnd"/>
      <w:r w:rsidRPr="00E3068D">
        <w:rPr>
          <w:rFonts w:hAnsi="Times New Roman" w:cs="Times New Roman" w:asciiTheme="majorEastAsia" w:eastAsiaTheme="majorEastAsia"/>
          <w:kern w:val="0"/>
          <w14:ligatures w14:val="none"/>
        </w:rPr>
        <w:t xml:space="preserve"> and estimated consumption rate. For example, if the user usually buys milk every seven days, the application may suggest adding milk to the shopping list when it predicts that the current supply is running low.</w:t>
      </w:r>
    </w:p>
    <w:p w:rsidRPr="00E3068D" w:rsidR="00E3068D" w:rsidP="00E3068D" w:rsidRDefault="00E3068D" w14:paraId="34033C29" w14:textId="77777777">
      <w:pPr>
        <w:spacing w:before="100" w:beforeAutospacing="1" w:after="100" w:afterAutospacing="1" w:line="240" w:lineRule="auto"/>
        <w:rPr>
          <w:rFonts w:hAnsi="Times New Roman" w:cs="Times New Roman" w:asciiTheme="majorEastAsia" w:eastAsiaTheme="majorEastAsia"/>
          <w:kern w:val="0"/>
          <w14:ligatures w14:val="none"/>
        </w:rPr>
      </w:pPr>
      <w:r w:rsidRPr="00E3068D">
        <w:rPr>
          <w:rFonts w:hAnsi="Times New Roman" w:cs="Times New Roman" w:asciiTheme="majorEastAsia" w:eastAsiaTheme="majorEastAsia"/>
          <w:b/>
          <w:bCs/>
          <w:kern w:val="0"/>
          <w14:ligatures w14:val="none"/>
        </w:rPr>
        <w:t>2. Avoiding Over-Purchasing</w:t>
      </w:r>
      <w:r w:rsidRPr="00E3068D">
        <w:rPr>
          <w:rFonts w:hAnsi="Times New Roman" w:cs="Times New Roman" w:asciiTheme="majorEastAsia" w:eastAsiaTheme="majorEastAsia"/>
          <w:kern w:val="0"/>
          <w14:ligatures w14:val="none"/>
        </w:rPr>
        <w:br/>
      </w:r>
      <w:r w:rsidRPr="00E3068D">
        <w:rPr>
          <w:rFonts w:hAnsi="Times New Roman" w:cs="Times New Roman" w:asciiTheme="majorEastAsia" w:eastAsiaTheme="majorEastAsia"/>
          <w:kern w:val="0"/>
          <w14:ligatures w14:val="none"/>
        </w:rPr>
        <w:t>The application can warn users if they are about to purchase items that they already have at home. For example, if a user recently bought a large quantity of yogurt that has not yet been consumed, the system may display a reminder such as:</w:t>
      </w:r>
      <w:r w:rsidRPr="00E3068D">
        <w:rPr>
          <w:rFonts w:hAnsi="Times New Roman" w:cs="Times New Roman" w:asciiTheme="majorEastAsia" w:eastAsiaTheme="majorEastAsia"/>
          <w:kern w:val="0"/>
          <w14:ligatures w14:val="none"/>
        </w:rPr>
        <w:br/>
      </w:r>
      <w:r w:rsidRPr="00E3068D">
        <w:rPr>
          <w:rFonts w:hAnsi="Times New Roman" w:cs="Times New Roman" w:asciiTheme="majorEastAsia" w:eastAsiaTheme="majorEastAsia"/>
          <w:kern w:val="0"/>
          <w14:ligatures w14:val="none"/>
        </w:rPr>
        <w:t>“</w:t>
      </w:r>
      <w:r w:rsidRPr="00E3068D">
        <w:rPr>
          <w:rFonts w:hAnsi="Times New Roman" w:cs="Times New Roman" w:asciiTheme="majorEastAsia" w:eastAsiaTheme="majorEastAsia"/>
          <w:kern w:val="0"/>
          <w14:ligatures w14:val="none"/>
        </w:rPr>
        <w:t>Based on your previous purchases, you may still have yogurt at home.</w:t>
      </w:r>
      <w:r w:rsidRPr="00E3068D">
        <w:rPr>
          <w:rFonts w:hAnsi="Times New Roman" w:cs="Times New Roman" w:asciiTheme="majorEastAsia" w:eastAsiaTheme="majorEastAsia"/>
          <w:kern w:val="0"/>
          <w14:ligatures w14:val="none"/>
        </w:rPr>
        <w:t>”</w:t>
      </w:r>
    </w:p>
    <w:p w:rsidRPr="00E3068D" w:rsidR="00E3068D" w:rsidP="00E3068D" w:rsidRDefault="00E3068D" w14:paraId="7B27C58F" w14:textId="77777777">
      <w:pPr>
        <w:spacing w:before="100" w:beforeAutospacing="1" w:after="100" w:afterAutospacing="1" w:line="240" w:lineRule="auto"/>
        <w:rPr>
          <w:rFonts w:hAnsi="Times New Roman" w:cs="Times New Roman" w:asciiTheme="majorEastAsia" w:eastAsiaTheme="majorEastAsia"/>
          <w:kern w:val="0"/>
          <w14:ligatures w14:val="none"/>
        </w:rPr>
      </w:pPr>
      <w:r w:rsidRPr="00E3068D">
        <w:rPr>
          <w:rFonts w:hAnsi="Times New Roman" w:cs="Times New Roman" w:asciiTheme="majorEastAsia" w:eastAsiaTheme="majorEastAsia"/>
          <w:b/>
          <w:bCs/>
          <w:kern w:val="0"/>
          <w14:ligatures w14:val="none"/>
        </w:rPr>
        <w:t>3. Expiration-Aware Shopping Suggestions</w:t>
      </w:r>
      <w:r w:rsidRPr="00E3068D">
        <w:rPr>
          <w:rFonts w:hAnsi="Times New Roman" w:cs="Times New Roman" w:asciiTheme="majorEastAsia" w:eastAsiaTheme="majorEastAsia"/>
          <w:kern w:val="0"/>
          <w14:ligatures w14:val="none"/>
        </w:rPr>
        <w:br/>
      </w:r>
      <w:r w:rsidRPr="00E3068D">
        <w:rPr>
          <w:rFonts w:hAnsi="Times New Roman" w:cs="Times New Roman" w:asciiTheme="majorEastAsia" w:eastAsiaTheme="majorEastAsia"/>
          <w:kern w:val="0"/>
          <w14:ligatures w14:val="none"/>
        </w:rPr>
        <w:t xml:space="preserve">The AI assistant can also consider food expiration information stored in the system. If some items at home are close to their expiration date, the system may recommend </w:t>
      </w:r>
      <w:r w:rsidRPr="00E3068D">
        <w:rPr>
          <w:rFonts w:hAnsi="Times New Roman" w:cs="Times New Roman" w:asciiTheme="majorEastAsia" w:eastAsiaTheme="majorEastAsia"/>
          <w:b/>
          <w:bCs/>
          <w:kern w:val="0"/>
          <w14:ligatures w14:val="none"/>
        </w:rPr>
        <w:t>not purchasing similar items again</w:t>
      </w:r>
      <w:r w:rsidRPr="00E3068D">
        <w:rPr>
          <w:rFonts w:hAnsi="Times New Roman" w:cs="Times New Roman" w:asciiTheme="majorEastAsia" w:eastAsiaTheme="majorEastAsia"/>
          <w:kern w:val="0"/>
          <w14:ligatures w14:val="none"/>
        </w:rPr>
        <w:t xml:space="preserve"> until the existing ones are consumed.</w:t>
      </w:r>
    </w:p>
    <w:p w:rsidRPr="00E3068D" w:rsidR="00E3068D" w:rsidP="00E3068D" w:rsidRDefault="00E3068D" w14:paraId="3FD308E4" w14:textId="77777777">
      <w:pPr>
        <w:spacing w:before="100" w:beforeAutospacing="1" w:after="100" w:afterAutospacing="1" w:line="240" w:lineRule="auto"/>
        <w:rPr>
          <w:rFonts w:hAnsi="Times New Roman" w:cs="Times New Roman" w:asciiTheme="majorEastAsia" w:eastAsiaTheme="majorEastAsia"/>
          <w:kern w:val="0"/>
          <w14:ligatures w14:val="none"/>
        </w:rPr>
      </w:pPr>
      <w:r w:rsidRPr="00E3068D">
        <w:rPr>
          <w:rFonts w:hAnsi="Times New Roman" w:cs="Times New Roman" w:asciiTheme="majorEastAsia" w:eastAsiaTheme="majorEastAsia"/>
          <w:b/>
          <w:bCs/>
          <w:kern w:val="0"/>
          <w14:ligatures w14:val="none"/>
        </w:rPr>
        <w:t>4. Spending Optimization Suggestions</w:t>
      </w:r>
      <w:r w:rsidRPr="00E3068D">
        <w:rPr>
          <w:rFonts w:hAnsi="Times New Roman" w:cs="Times New Roman" w:asciiTheme="majorEastAsia" w:eastAsiaTheme="majorEastAsia"/>
          <w:kern w:val="0"/>
          <w14:ligatures w14:val="none"/>
        </w:rPr>
        <w:br/>
      </w:r>
      <w:r w:rsidRPr="00E3068D">
        <w:rPr>
          <w:rFonts w:hAnsi="Times New Roman" w:cs="Times New Roman" w:asciiTheme="majorEastAsia" w:eastAsiaTheme="majorEastAsia"/>
          <w:kern w:val="0"/>
          <w14:ligatures w14:val="none"/>
        </w:rPr>
        <w:t xml:space="preserve">By </w:t>
      </w:r>
      <w:proofErr w:type="spellStart"/>
      <w:r w:rsidRPr="00E3068D">
        <w:rPr>
          <w:rFonts w:hAnsi="Times New Roman" w:cs="Times New Roman" w:asciiTheme="majorEastAsia" w:eastAsiaTheme="majorEastAsia"/>
          <w:kern w:val="0"/>
          <w14:ligatures w14:val="none"/>
        </w:rPr>
        <w:t>analyzing</w:t>
      </w:r>
      <w:proofErr w:type="spellEnd"/>
      <w:r w:rsidRPr="00E3068D">
        <w:rPr>
          <w:rFonts w:hAnsi="Times New Roman" w:cs="Times New Roman" w:asciiTheme="majorEastAsia" w:eastAsiaTheme="majorEastAsia"/>
          <w:kern w:val="0"/>
          <w14:ligatures w14:val="none"/>
        </w:rPr>
        <w:t xml:space="preserve"> past spending </w:t>
      </w:r>
      <w:proofErr w:type="spellStart"/>
      <w:r w:rsidRPr="00E3068D">
        <w:rPr>
          <w:rFonts w:hAnsi="Times New Roman" w:cs="Times New Roman" w:asciiTheme="majorEastAsia" w:eastAsiaTheme="majorEastAsia"/>
          <w:kern w:val="0"/>
          <w14:ligatures w14:val="none"/>
        </w:rPr>
        <w:t>behavior</w:t>
      </w:r>
      <w:proofErr w:type="spellEnd"/>
      <w:r w:rsidRPr="00E3068D">
        <w:rPr>
          <w:rFonts w:hAnsi="Times New Roman" w:cs="Times New Roman" w:asciiTheme="majorEastAsia" w:eastAsiaTheme="majorEastAsia"/>
          <w:kern w:val="0"/>
          <w14:ligatures w14:val="none"/>
        </w:rPr>
        <w:t>, the system can help users adjust their shopping strategy. For example, if the user frequently spends a large portion of their grocery budget on snacks or beverages, the application may provide insights such as:</w:t>
      </w:r>
      <w:r w:rsidRPr="00E3068D">
        <w:rPr>
          <w:rFonts w:hAnsi="Times New Roman" w:cs="Times New Roman" w:asciiTheme="majorEastAsia" w:eastAsiaTheme="majorEastAsia"/>
          <w:kern w:val="0"/>
          <w14:ligatures w14:val="none"/>
        </w:rPr>
        <w:br/>
      </w:r>
      <w:r w:rsidRPr="00E3068D">
        <w:rPr>
          <w:rFonts w:hAnsi="Times New Roman" w:cs="Times New Roman" w:asciiTheme="majorEastAsia" w:eastAsiaTheme="majorEastAsia"/>
          <w:kern w:val="0"/>
          <w14:ligatures w14:val="none"/>
        </w:rPr>
        <w:t>“</w:t>
      </w:r>
      <w:r w:rsidRPr="00E3068D">
        <w:rPr>
          <w:rFonts w:hAnsi="Times New Roman" w:cs="Times New Roman" w:asciiTheme="majorEastAsia" w:eastAsiaTheme="majorEastAsia"/>
          <w:kern w:val="0"/>
          <w14:ligatures w14:val="none"/>
        </w:rPr>
        <w:t>You spent 25% of your grocery budget on snacks last month. Consider adjusting your purchase plan to manage your spending more effectively.</w:t>
      </w:r>
      <w:r w:rsidRPr="00E3068D">
        <w:rPr>
          <w:rFonts w:hAnsi="Times New Roman" w:cs="Times New Roman" w:asciiTheme="majorEastAsia" w:eastAsiaTheme="majorEastAsia"/>
          <w:kern w:val="0"/>
          <w14:ligatures w14:val="none"/>
        </w:rPr>
        <w:t>”</w:t>
      </w:r>
    </w:p>
    <w:p w:rsidRPr="00E3068D" w:rsidR="00E3068D" w:rsidP="00E3068D" w:rsidRDefault="00E3068D" w14:paraId="1E08FC1B" w14:textId="77777777">
      <w:pPr>
        <w:spacing w:before="100" w:beforeAutospacing="1" w:after="100" w:afterAutospacing="1" w:line="240" w:lineRule="auto"/>
        <w:rPr>
          <w:rFonts w:hAnsi="Times New Roman" w:cs="Times New Roman" w:asciiTheme="majorEastAsia" w:eastAsiaTheme="majorEastAsia"/>
          <w:kern w:val="0"/>
          <w14:ligatures w14:val="none"/>
        </w:rPr>
      </w:pPr>
      <w:r w:rsidRPr="00E3068D">
        <w:rPr>
          <w:rFonts w:hAnsi="Times New Roman" w:cs="Times New Roman" w:asciiTheme="majorEastAsia" w:eastAsiaTheme="majorEastAsia"/>
          <w:b/>
          <w:bCs/>
          <w:kern w:val="0"/>
          <w14:ligatures w14:val="none"/>
        </w:rPr>
        <w:t>5. Personalized Shopping Insights</w:t>
      </w:r>
      <w:r w:rsidRPr="00E3068D">
        <w:rPr>
          <w:rFonts w:hAnsi="Times New Roman" w:cs="Times New Roman" w:asciiTheme="majorEastAsia" w:eastAsiaTheme="majorEastAsia"/>
          <w:kern w:val="0"/>
          <w14:ligatures w14:val="none"/>
        </w:rPr>
        <w:br/>
      </w:r>
      <w:r w:rsidRPr="00E3068D">
        <w:rPr>
          <w:rFonts w:hAnsi="Times New Roman" w:cs="Times New Roman" w:asciiTheme="majorEastAsia" w:eastAsiaTheme="majorEastAsia"/>
          <w:kern w:val="0"/>
          <w14:ligatures w14:val="none"/>
        </w:rPr>
        <w:t>The AI assistant may also provide general insights about the user</w:t>
      </w:r>
      <w:r w:rsidRPr="00E3068D">
        <w:rPr>
          <w:rFonts w:hAnsi="Times New Roman" w:cs="Times New Roman" w:asciiTheme="majorEastAsia" w:eastAsiaTheme="majorEastAsia"/>
          <w:kern w:val="0"/>
          <w14:ligatures w14:val="none"/>
        </w:rPr>
        <w:t>’</w:t>
      </w:r>
      <w:r w:rsidRPr="00E3068D">
        <w:rPr>
          <w:rFonts w:hAnsi="Times New Roman" w:cs="Times New Roman" w:asciiTheme="majorEastAsia" w:eastAsiaTheme="majorEastAsia"/>
          <w:kern w:val="0"/>
          <w14:ligatures w14:val="none"/>
        </w:rPr>
        <w:t>s shopping habits, such as identifying frequently purchased items, typical shopping frequency, and potential opportunities to reduce waste or save money.</w:t>
      </w:r>
    </w:p>
    <w:p w:rsidRPr="00E3068D" w:rsidR="00E3068D" w:rsidP="77D6B148" w:rsidRDefault="00E3068D" w14:paraId="59BC5327" w14:textId="77777777">
      <w:pPr>
        <w:spacing w:before="100" w:beforeAutospacing="on" w:after="100" w:afterAutospacing="on" w:line="240" w:lineRule="auto"/>
        <w:rPr>
          <w:rFonts w:ascii="新細明體" w:hAnsi="Times New Roman" w:eastAsia="新細明體" w:cs="Times New Roman" w:asciiTheme="majorEastAsia" w:eastAsiaTheme="majorEastAsia"/>
          <w:kern w:val="0"/>
          <w14:ligatures w14:val="none"/>
        </w:rPr>
      </w:pPr>
      <w:r w:rsidRPr="77D6B148" w:rsidR="00E3068D">
        <w:rPr>
          <w:rFonts w:ascii="新細明體" w:hAnsi="Times New Roman" w:eastAsia="新細明體" w:cs="Times New Roman" w:asciiTheme="majorEastAsia" w:eastAsiaTheme="majorEastAsia"/>
          <w:kern w:val="0"/>
          <w14:ligatures w14:val="none"/>
        </w:rPr>
        <w:t xml:space="preserve">Through these personalized suggestions, the AI assistant helps users </w:t>
      </w:r>
      <w:r w:rsidRPr="77D6B148" w:rsidR="00E3068D">
        <w:rPr>
          <w:rFonts w:ascii="新細明體" w:hAnsi="Times New Roman" w:eastAsia="新細明體" w:cs="Times New Roman" w:asciiTheme="majorEastAsia" w:eastAsiaTheme="majorEastAsia"/>
          <w:b w:val="1"/>
          <w:bCs w:val="1"/>
          <w:kern w:val="0"/>
          <w14:ligatures w14:val="none"/>
        </w:rPr>
        <w:t>develop more efficient and sustainable grocery shopping strategies</w:t>
      </w:r>
      <w:r w:rsidRPr="77D6B148" w:rsidR="00E3068D">
        <w:rPr>
          <w:rFonts w:ascii="新細明體" w:hAnsi="Times New Roman" w:eastAsia="新細明體" w:cs="Times New Roman" w:asciiTheme="majorEastAsia" w:eastAsiaTheme="majorEastAsia"/>
          <w:kern w:val="0"/>
          <w14:ligatures w14:val="none"/>
        </w:rPr>
        <w:t xml:space="preserve">, improving both </w:t>
      </w:r>
      <w:r w:rsidRPr="77D6B148" w:rsidR="00E3068D">
        <w:rPr>
          <w:rFonts w:ascii="新細明體" w:hAnsi="Times New Roman" w:eastAsia="新細明體" w:cs="Times New Roman" w:asciiTheme="majorEastAsia" w:eastAsiaTheme="majorEastAsia"/>
          <w:kern w:val="0"/>
          <w14:ligatures w14:val="none"/>
        </w:rPr>
        <w:t>financial management</w:t>
      </w:r>
      <w:r w:rsidRPr="77D6B148" w:rsidR="00E3068D">
        <w:rPr>
          <w:rFonts w:ascii="新細明體" w:hAnsi="Times New Roman" w:eastAsia="新細明體" w:cs="Times New Roman" w:asciiTheme="majorEastAsia" w:eastAsiaTheme="majorEastAsia"/>
          <w:kern w:val="0"/>
          <w14:ligatures w14:val="none"/>
        </w:rPr>
        <w:t xml:space="preserve"> and household food consumption planning.</w:t>
      </w:r>
    </w:p>
    <w:p w:rsidRPr="00E3068D" w:rsidR="00E3068D" w:rsidP="00E3068D" w:rsidRDefault="00E3068D" w14:paraId="2E0512F4"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p>
    <w:p w:rsidRPr="00E3068D" w:rsidR="00E3068D" w:rsidP="00E3068D" w:rsidRDefault="00D6122F" w14:paraId="2F74632D" w14:textId="77777777">
      <w:pPr>
        <w:spacing w:after="0" w:line="240" w:lineRule="auto"/>
        <w:rPr>
          <w:rFonts w:hint="eastAsia" w:hAnsi="Times New Roman" w:cs="Times New Roman" w:asciiTheme="majorEastAsia" w:eastAsiaTheme="majorEastAsia"/>
          <w:kern w:val="0"/>
          <w14:ligatures w14:val="none"/>
        </w:rPr>
      </w:pPr>
      <w:r w:rsidRPr="00D6122F">
        <w:rPr>
          <w:rFonts w:hAnsi="Times New Roman" w:cs="Times New Roman" w:asciiTheme="majorEastAsia" w:eastAsiaTheme="majorEastAsia"/>
          <w:noProof/>
          <w:kern w:val="0"/>
        </w:rPr>
        <w:pict w14:anchorId="6B22705A">
          <v:rect id="_x0000_i1053" style="width:451.3pt;height:.05pt;mso-width-percent:0;mso-height-percent:0;mso-width-percent:0;mso-height-percent:0" alt="" o:hr="t" o:hrstd="t" o:hralign="center" fillcolor="#a0a0a0" stroked="f"/>
        </w:pict>
      </w:r>
    </w:p>
    <w:p w:rsidRPr="00E3068D" w:rsidR="00E3068D" w:rsidP="00E3068D" w:rsidRDefault="00E3068D" w14:paraId="1F0D7E41" w14:textId="77777777">
      <w:pPr>
        <w:spacing w:before="100" w:beforeAutospacing="1" w:after="100" w:afterAutospacing="1" w:line="240" w:lineRule="auto"/>
        <w:outlineLvl w:val="0"/>
        <w:rPr>
          <w:rFonts w:hint="eastAsia" w:hAnsi="Times New Roman" w:cs="Times New Roman" w:asciiTheme="majorEastAsia" w:eastAsiaTheme="majorEastAsia"/>
          <w:b/>
          <w:bCs/>
          <w:kern w:val="36"/>
          <w:sz w:val="48"/>
          <w:szCs w:val="48"/>
          <w14:ligatures w14:val="none"/>
        </w:rPr>
      </w:pPr>
      <w:r w:rsidRPr="00E3068D">
        <w:rPr>
          <w:rFonts w:hint="eastAsia" w:hAnsi="Times New Roman" w:cs="Times New Roman" w:asciiTheme="majorEastAsia" w:eastAsiaTheme="majorEastAsia"/>
          <w:b/>
          <w:bCs/>
          <w:kern w:val="36"/>
          <w:sz w:val="48"/>
          <w:szCs w:val="48"/>
          <w14:ligatures w14:val="none"/>
        </w:rPr>
        <w:t>Benefits of the Proposed System</w:t>
      </w:r>
    </w:p>
    <w:p w:rsidRPr="00E3068D" w:rsidR="00E3068D" w:rsidP="00E3068D" w:rsidRDefault="00E3068D" w14:paraId="63B15356"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This system provides several benefits for consumers:</w:t>
      </w:r>
    </w:p>
    <w:p w:rsidRPr="00E3068D" w:rsidR="00E3068D" w:rsidP="00E3068D" w:rsidRDefault="00E3068D" w14:paraId="24D6EE46" w14:textId="77777777">
      <w:pPr>
        <w:spacing w:before="100" w:beforeAutospacing="1" w:after="100" w:afterAutospacing="1" w:line="240" w:lineRule="auto"/>
        <w:outlineLvl w:val="2"/>
        <w:rPr>
          <w:rFonts w:hint="eastAsia" w:hAnsi="Times New Roman" w:cs="Times New Roman" w:asciiTheme="majorEastAsia" w:eastAsiaTheme="majorEastAsia"/>
          <w:b/>
          <w:bCs/>
          <w:kern w:val="0"/>
          <w:sz w:val="27"/>
          <w:szCs w:val="27"/>
          <w14:ligatures w14:val="none"/>
        </w:rPr>
      </w:pPr>
      <w:r w:rsidRPr="00E3068D">
        <w:rPr>
          <w:rFonts w:hint="eastAsia" w:hAnsi="Times New Roman" w:cs="Times New Roman" w:asciiTheme="majorEastAsia" w:eastAsiaTheme="majorEastAsia"/>
          <w:b/>
          <w:bCs/>
          <w:kern w:val="0"/>
          <w:sz w:val="27"/>
          <w:szCs w:val="27"/>
          <w14:ligatures w14:val="none"/>
        </w:rPr>
        <w:t>1. Paperless Receipts</w:t>
      </w:r>
    </w:p>
    <w:p w:rsidRPr="00E3068D" w:rsidR="00E3068D" w:rsidP="00E3068D" w:rsidRDefault="00E3068D" w14:paraId="647FB9B6"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Users no longer need to keep or organize physical receipts because all receipts are stored digitally.</w:t>
      </w:r>
    </w:p>
    <w:p w:rsidRPr="00E3068D" w:rsidR="00E3068D" w:rsidP="00E3068D" w:rsidRDefault="00E3068D" w14:paraId="1304637F" w14:textId="77777777">
      <w:pPr>
        <w:spacing w:before="100" w:beforeAutospacing="1" w:after="100" w:afterAutospacing="1" w:line="240" w:lineRule="auto"/>
        <w:outlineLvl w:val="2"/>
        <w:rPr>
          <w:rFonts w:hint="eastAsia" w:hAnsi="Times New Roman" w:cs="Times New Roman" w:asciiTheme="majorEastAsia" w:eastAsiaTheme="majorEastAsia"/>
          <w:b/>
          <w:bCs/>
          <w:kern w:val="0"/>
          <w:sz w:val="27"/>
          <w:szCs w:val="27"/>
          <w14:ligatures w14:val="none"/>
        </w:rPr>
      </w:pPr>
      <w:r w:rsidRPr="00E3068D">
        <w:rPr>
          <w:rFonts w:hint="eastAsia" w:hAnsi="Times New Roman" w:cs="Times New Roman" w:asciiTheme="majorEastAsia" w:eastAsiaTheme="majorEastAsia"/>
          <w:b/>
          <w:bCs/>
          <w:kern w:val="0"/>
          <w:sz w:val="27"/>
          <w:szCs w:val="27"/>
          <w14:ligatures w14:val="none"/>
        </w:rPr>
        <w:t>2. Automatic Expense Tracking</w:t>
      </w:r>
    </w:p>
    <w:p w:rsidRPr="00E3068D" w:rsidR="00E3068D" w:rsidP="00E3068D" w:rsidRDefault="00E3068D" w14:paraId="2A69B397"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The application records spending automatically without requiring manual input from the user.</w:t>
      </w:r>
    </w:p>
    <w:p w:rsidRPr="00E3068D" w:rsidR="00E3068D" w:rsidP="00E3068D" w:rsidRDefault="00E3068D" w14:paraId="341B6107" w14:textId="77777777">
      <w:pPr>
        <w:spacing w:before="100" w:beforeAutospacing="1" w:after="100" w:afterAutospacing="1" w:line="240" w:lineRule="auto"/>
        <w:outlineLvl w:val="2"/>
        <w:rPr>
          <w:rFonts w:hint="eastAsia" w:hAnsi="Times New Roman" w:cs="Times New Roman" w:asciiTheme="majorEastAsia" w:eastAsiaTheme="majorEastAsia"/>
          <w:b/>
          <w:bCs/>
          <w:kern w:val="0"/>
          <w:sz w:val="27"/>
          <w:szCs w:val="27"/>
          <w14:ligatures w14:val="none"/>
        </w:rPr>
      </w:pPr>
      <w:r w:rsidRPr="00E3068D">
        <w:rPr>
          <w:rFonts w:hint="eastAsia" w:hAnsi="Times New Roman" w:cs="Times New Roman" w:asciiTheme="majorEastAsia" w:eastAsiaTheme="majorEastAsia"/>
          <w:b/>
          <w:bCs/>
          <w:kern w:val="0"/>
          <w:sz w:val="27"/>
          <w:szCs w:val="27"/>
          <w14:ligatures w14:val="none"/>
        </w:rPr>
        <w:t>3. Better Financial Awareness</w:t>
      </w:r>
    </w:p>
    <w:p w:rsidRPr="00E3068D" w:rsidR="00E3068D" w:rsidP="00E3068D" w:rsidRDefault="00E3068D" w14:paraId="196613BA"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 xml:space="preserve">Users can </w:t>
      </w:r>
      <w:proofErr w:type="spellStart"/>
      <w:r w:rsidRPr="00E3068D">
        <w:rPr>
          <w:rFonts w:hint="eastAsia" w:hAnsi="Times New Roman" w:cs="Times New Roman" w:asciiTheme="majorEastAsia" w:eastAsiaTheme="majorEastAsia"/>
          <w:kern w:val="0"/>
          <w14:ligatures w14:val="none"/>
        </w:rPr>
        <w:t>analyze</w:t>
      </w:r>
      <w:proofErr w:type="spellEnd"/>
      <w:r w:rsidRPr="00E3068D">
        <w:rPr>
          <w:rFonts w:hint="eastAsia" w:hAnsi="Times New Roman" w:cs="Times New Roman" w:asciiTheme="majorEastAsia" w:eastAsiaTheme="majorEastAsia"/>
          <w:kern w:val="0"/>
          <w14:ligatures w14:val="none"/>
        </w:rPr>
        <w:t xml:space="preserve"> their grocery spending patterns and manage their budgets more effectively.</w:t>
      </w:r>
    </w:p>
    <w:p w:rsidRPr="00E3068D" w:rsidR="00E3068D" w:rsidP="00E3068D" w:rsidRDefault="00E3068D" w14:paraId="7C0F734D" w14:textId="77777777">
      <w:pPr>
        <w:spacing w:before="100" w:beforeAutospacing="1" w:after="100" w:afterAutospacing="1" w:line="240" w:lineRule="auto"/>
        <w:outlineLvl w:val="2"/>
        <w:rPr>
          <w:rFonts w:hint="eastAsia" w:hAnsi="Times New Roman" w:cs="Times New Roman" w:asciiTheme="majorEastAsia" w:eastAsiaTheme="majorEastAsia"/>
          <w:b/>
          <w:bCs/>
          <w:kern w:val="0"/>
          <w:sz w:val="27"/>
          <w:szCs w:val="27"/>
          <w14:ligatures w14:val="none"/>
        </w:rPr>
      </w:pPr>
      <w:r w:rsidRPr="00E3068D">
        <w:rPr>
          <w:rFonts w:hint="eastAsia" w:hAnsi="Times New Roman" w:cs="Times New Roman" w:asciiTheme="majorEastAsia" w:eastAsiaTheme="majorEastAsia"/>
          <w:b/>
          <w:bCs/>
          <w:kern w:val="0"/>
          <w:sz w:val="27"/>
          <w:szCs w:val="27"/>
          <w14:ligatures w14:val="none"/>
        </w:rPr>
        <w:t>4. Food Waste Reduction</w:t>
      </w:r>
    </w:p>
    <w:p w:rsidRPr="00E3068D" w:rsidR="00E3068D" w:rsidP="00E3068D" w:rsidRDefault="00E3068D" w14:paraId="77C73BAB"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By reminding users of upcoming expiration dates, the system helps people consume food before it spoils.</w:t>
      </w:r>
    </w:p>
    <w:p w:rsidRPr="00E3068D" w:rsidR="00E3068D" w:rsidP="00E3068D" w:rsidRDefault="00E3068D" w14:paraId="31490223" w14:textId="77777777">
      <w:pPr>
        <w:spacing w:before="100" w:beforeAutospacing="1" w:after="100" w:afterAutospacing="1" w:line="240" w:lineRule="auto"/>
        <w:outlineLvl w:val="2"/>
        <w:rPr>
          <w:rFonts w:hint="eastAsia" w:hAnsi="Times New Roman" w:cs="Times New Roman" w:asciiTheme="majorEastAsia" w:eastAsiaTheme="majorEastAsia"/>
          <w:b/>
          <w:bCs/>
          <w:kern w:val="0"/>
          <w:sz w:val="27"/>
          <w:szCs w:val="27"/>
          <w14:ligatures w14:val="none"/>
        </w:rPr>
      </w:pPr>
      <w:r w:rsidRPr="00E3068D">
        <w:rPr>
          <w:rFonts w:hint="eastAsia" w:hAnsi="Times New Roman" w:cs="Times New Roman" w:asciiTheme="majorEastAsia" w:eastAsiaTheme="majorEastAsia"/>
          <w:b/>
          <w:bCs/>
          <w:kern w:val="0"/>
          <w:sz w:val="27"/>
          <w:szCs w:val="27"/>
          <w14:ligatures w14:val="none"/>
        </w:rPr>
        <w:t>5. Convenient Purchase Records</w:t>
      </w:r>
    </w:p>
    <w:p w:rsidRPr="00E3068D" w:rsidR="00E3068D" w:rsidP="00E3068D" w:rsidRDefault="00E3068D" w14:paraId="58E3CBA9"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Users can easily review past purchases and search for specific products.</w:t>
      </w:r>
    </w:p>
    <w:p w:rsidRPr="00E3068D" w:rsidR="00E3068D" w:rsidP="00E3068D" w:rsidRDefault="00D6122F" w14:paraId="3608EF28" w14:textId="77777777">
      <w:pPr>
        <w:spacing w:after="0" w:line="240" w:lineRule="auto"/>
        <w:rPr>
          <w:rFonts w:hint="eastAsia" w:hAnsi="Times New Roman" w:cs="Times New Roman" w:asciiTheme="majorEastAsia" w:eastAsiaTheme="majorEastAsia"/>
          <w:kern w:val="0"/>
          <w14:ligatures w14:val="none"/>
        </w:rPr>
      </w:pPr>
      <w:r w:rsidRPr="00D6122F">
        <w:rPr>
          <w:rFonts w:hAnsi="Times New Roman" w:cs="Times New Roman" w:asciiTheme="majorEastAsia" w:eastAsiaTheme="majorEastAsia"/>
          <w:noProof/>
          <w:kern w:val="0"/>
        </w:rPr>
        <w:pict w14:anchorId="233D2CD3">
          <v:rect id="_x0000_i1052" style="width:451.3pt;height:.05pt;mso-width-percent:0;mso-height-percent:0;mso-width-percent:0;mso-height-percent:0" alt="" o:hr="t" o:hrstd="t" o:hralign="center" fillcolor="#a0a0a0" stroked="f"/>
        </w:pict>
      </w:r>
    </w:p>
    <w:p w:rsidRPr="00E3068D" w:rsidR="00E3068D" w:rsidP="00E3068D" w:rsidRDefault="00E3068D" w14:paraId="0FCBA66E" w14:textId="77777777">
      <w:pPr>
        <w:spacing w:before="100" w:beforeAutospacing="1" w:after="100" w:afterAutospacing="1" w:line="240" w:lineRule="auto"/>
        <w:outlineLvl w:val="0"/>
        <w:rPr>
          <w:rFonts w:hint="eastAsia" w:hAnsi="Times New Roman" w:cs="Times New Roman" w:asciiTheme="majorEastAsia" w:eastAsiaTheme="majorEastAsia"/>
          <w:b/>
          <w:bCs/>
          <w:kern w:val="36"/>
          <w:sz w:val="48"/>
          <w:szCs w:val="48"/>
          <w14:ligatures w14:val="none"/>
        </w:rPr>
      </w:pPr>
      <w:r w:rsidRPr="00E3068D">
        <w:rPr>
          <w:rFonts w:hint="eastAsia" w:hAnsi="Times New Roman" w:cs="Times New Roman" w:asciiTheme="majorEastAsia" w:eastAsiaTheme="majorEastAsia"/>
          <w:b/>
          <w:bCs/>
          <w:kern w:val="36"/>
          <w:sz w:val="48"/>
          <w:szCs w:val="48"/>
          <w14:ligatures w14:val="none"/>
        </w:rPr>
        <w:t>Summary of the Idea</w:t>
      </w:r>
    </w:p>
    <w:p w:rsidRPr="00E3068D" w:rsidR="00E3068D" w:rsidP="00E3068D" w:rsidRDefault="00E3068D" w14:paraId="12BC75B9"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 xml:space="preserve">In summary, this project proposes a </w:t>
      </w:r>
      <w:r w:rsidRPr="00E3068D">
        <w:rPr>
          <w:rFonts w:hint="eastAsia" w:hAnsi="Times New Roman" w:cs="Times New Roman" w:asciiTheme="majorEastAsia" w:eastAsiaTheme="majorEastAsia"/>
          <w:b/>
          <w:bCs/>
          <w:kern w:val="0"/>
          <w14:ligatures w14:val="none"/>
        </w:rPr>
        <w:t>mobile application that integrates digital receipts, expense tracking, and food expiration management into a single platform</w:t>
      </w:r>
      <w:r w:rsidRPr="00E3068D">
        <w:rPr>
          <w:rFonts w:hint="eastAsia" w:hAnsi="Times New Roman" w:cs="Times New Roman" w:asciiTheme="majorEastAsia" w:eastAsiaTheme="majorEastAsia"/>
          <w:kern w:val="0"/>
          <w14:ligatures w14:val="none"/>
        </w:rPr>
        <w:t>.</w:t>
      </w:r>
    </w:p>
    <w:p w:rsidRPr="00E3068D" w:rsidR="00E3068D" w:rsidP="00E3068D" w:rsidRDefault="00E3068D" w14:paraId="62FCF0AE"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By connecting the grocery checkout process with a mobile application through a digital membership system, users can automatically record their purchases and receive intelligent reminders related to their food consumption and spending habits.</w:t>
      </w:r>
    </w:p>
    <w:p w:rsidRPr="00E3068D" w:rsidR="00E3068D" w:rsidP="00E3068D" w:rsidRDefault="00E3068D" w14:paraId="1CAA1F13" w14:textId="77777777">
      <w:pPr>
        <w:spacing w:before="100" w:beforeAutospacing="1" w:after="100" w:afterAutospacing="1" w:line="240" w:lineRule="auto"/>
        <w:rPr>
          <w:rFonts w:hint="eastAsia" w:hAnsi="Times New Roman" w:cs="Times New Roman" w:asciiTheme="majorEastAsia" w:eastAsiaTheme="majorEastAsia"/>
          <w:kern w:val="0"/>
          <w14:ligatures w14:val="none"/>
        </w:rPr>
      </w:pPr>
      <w:r w:rsidRPr="00E3068D">
        <w:rPr>
          <w:rFonts w:hint="eastAsia" w:hAnsi="Times New Roman" w:cs="Times New Roman" w:asciiTheme="majorEastAsia" w:eastAsiaTheme="majorEastAsia"/>
          <w:kern w:val="0"/>
          <w14:ligatures w14:val="none"/>
        </w:rPr>
        <w:t xml:space="preserve">The proposed system aims to improve </w:t>
      </w:r>
      <w:r w:rsidRPr="00E3068D">
        <w:rPr>
          <w:rFonts w:hint="eastAsia" w:hAnsi="Times New Roman" w:cs="Times New Roman" w:asciiTheme="majorEastAsia" w:eastAsiaTheme="majorEastAsia"/>
          <w:b/>
          <w:bCs/>
          <w:kern w:val="0"/>
          <w14:ligatures w14:val="none"/>
        </w:rPr>
        <w:t>shopping convenience, personal financial management, and household food management</w:t>
      </w:r>
      <w:r w:rsidRPr="00E3068D">
        <w:rPr>
          <w:rFonts w:hint="eastAsia" w:hAnsi="Times New Roman" w:cs="Times New Roman" w:asciiTheme="majorEastAsia" w:eastAsiaTheme="majorEastAsia"/>
          <w:kern w:val="0"/>
          <w14:ligatures w14:val="none"/>
        </w:rPr>
        <w:t xml:space="preserve"> </w:t>
      </w:r>
      <w:proofErr w:type="gramStart"/>
      <w:r w:rsidRPr="00E3068D">
        <w:rPr>
          <w:rFonts w:hint="eastAsia" w:hAnsi="Times New Roman" w:cs="Times New Roman" w:asciiTheme="majorEastAsia" w:eastAsiaTheme="majorEastAsia"/>
          <w:kern w:val="0"/>
          <w14:ligatures w14:val="none"/>
        </w:rPr>
        <w:t>through the use of</w:t>
      </w:r>
      <w:proofErr w:type="gramEnd"/>
      <w:r w:rsidRPr="00E3068D">
        <w:rPr>
          <w:rFonts w:hint="eastAsia" w:hAnsi="Times New Roman" w:cs="Times New Roman" w:asciiTheme="majorEastAsia" w:eastAsiaTheme="majorEastAsia"/>
          <w:kern w:val="0"/>
          <w14:ligatures w14:val="none"/>
        </w:rPr>
        <w:t xml:space="preserve"> digital technology.</w:t>
      </w:r>
    </w:p>
    <w:p w:rsidR="00A53E01" w:rsidRDefault="00A53E01" w14:paraId="481A3BA8" w14:textId="77777777">
      <w:pPr>
        <w:rPr>
          <w:rFonts w:hAnsi="Times New Roman" w:cs="Times New Roman" w:asciiTheme="majorEastAsia" w:eastAsiaTheme="majorEastAsia"/>
        </w:rPr>
      </w:pPr>
    </w:p>
    <w:p w:rsidRPr="00E3068D" w:rsidR="00E3068D" w:rsidP="00E3068D" w:rsidRDefault="00E3068D" w14:paraId="4CABD486" w14:textId="77777777">
      <w:pPr>
        <w:rPr>
          <w:rFonts w:hAnsi="Times New Roman" w:cs="Times New Roman" w:asciiTheme="majorEastAsia" w:eastAsiaTheme="majorEastAsia"/>
          <w:b/>
          <w:bCs/>
          <w:sz w:val="48"/>
          <w:szCs w:val="48"/>
        </w:rPr>
      </w:pPr>
      <w:r w:rsidRPr="00E3068D">
        <w:rPr>
          <w:rFonts w:hAnsi="Times New Roman" w:cs="Times New Roman" w:asciiTheme="majorEastAsia" w:eastAsiaTheme="majorEastAsia"/>
          <w:b/>
          <w:bCs/>
          <w:sz w:val="48"/>
          <w:szCs w:val="48"/>
          <w:highlight w:val="yellow"/>
        </w:rPr>
        <w:t>Technical Challenges</w:t>
      </w:r>
    </w:p>
    <w:p w:rsidRPr="00E3068D" w:rsidR="00E3068D" w:rsidP="00E3068D" w:rsidRDefault="00E3068D" w14:paraId="7704EB79" w14:textId="77777777">
      <w:pPr>
        <w:rPr>
          <w:rFonts w:hAnsi="Times New Roman" w:cs="Times New Roman" w:asciiTheme="majorEastAsia" w:eastAsiaTheme="majorEastAsia"/>
        </w:rPr>
      </w:pPr>
      <w:r w:rsidRPr="00E3068D">
        <w:rPr>
          <w:rFonts w:hAnsi="Times New Roman" w:cs="Times New Roman" w:asciiTheme="majorEastAsia" w:eastAsiaTheme="majorEastAsia"/>
        </w:rPr>
        <w:t>Although the concept of a smart digital receipt and food management system is promising, there are several technical challenges that need to be considered when implementing this idea in practice.</w:t>
      </w:r>
    </w:p>
    <w:p w:rsidRPr="00E3068D" w:rsidR="00E3068D" w:rsidP="00E3068D" w:rsidRDefault="00E3068D" w14:paraId="12CA7626" w14:textId="77777777">
      <w:pPr>
        <w:rPr>
          <w:rFonts w:hAnsi="Times New Roman" w:cs="Times New Roman" w:asciiTheme="majorEastAsia" w:eastAsiaTheme="majorEastAsia"/>
          <w:b/>
          <w:bCs/>
        </w:rPr>
      </w:pPr>
      <w:r w:rsidRPr="00E3068D">
        <w:rPr>
          <w:rFonts w:hAnsi="Times New Roman" w:cs="Times New Roman" w:asciiTheme="majorEastAsia" w:eastAsiaTheme="majorEastAsia"/>
          <w:b/>
          <w:bCs/>
        </w:rPr>
        <w:t>1. Limited Access to Point-of-Sale (POS) Systems</w:t>
      </w:r>
    </w:p>
    <w:p w:rsidRPr="00E3068D" w:rsidR="00E3068D" w:rsidP="00E3068D" w:rsidRDefault="00E3068D" w14:paraId="7C234693" w14:textId="77777777">
      <w:pPr>
        <w:rPr>
          <w:rFonts w:hAnsi="Times New Roman" w:cs="Times New Roman" w:asciiTheme="majorEastAsia" w:eastAsiaTheme="majorEastAsia"/>
        </w:rPr>
      </w:pPr>
      <w:r w:rsidRPr="00E3068D">
        <w:rPr>
          <w:rFonts w:hAnsi="Times New Roman" w:cs="Times New Roman" w:asciiTheme="majorEastAsia" w:eastAsiaTheme="majorEastAsia"/>
        </w:rPr>
        <w:t>One of the initial ideas of this project is to allow the application to automatically receive digital receipt information from supermarket POS systems when users scan their membership code during checkout. However, in practice, accessing POS systems is difficult.</w:t>
      </w:r>
    </w:p>
    <w:p w:rsidRPr="00E3068D" w:rsidR="00E3068D" w:rsidP="00E3068D" w:rsidRDefault="00E3068D" w14:paraId="70576D23" w14:textId="77777777">
      <w:pPr>
        <w:rPr>
          <w:rFonts w:hAnsi="Times New Roman" w:cs="Times New Roman" w:asciiTheme="majorEastAsia" w:eastAsiaTheme="majorEastAsia"/>
        </w:rPr>
      </w:pPr>
      <w:r w:rsidRPr="00E3068D">
        <w:rPr>
          <w:rFonts w:hAnsi="Times New Roman" w:cs="Times New Roman" w:asciiTheme="majorEastAsia" w:eastAsiaTheme="majorEastAsia"/>
        </w:rPr>
        <w:t xml:space="preserve">Most supermarket POS systems are </w:t>
      </w:r>
      <w:r w:rsidRPr="00E3068D">
        <w:rPr>
          <w:rFonts w:hAnsi="Times New Roman" w:cs="Times New Roman" w:asciiTheme="majorEastAsia" w:eastAsiaTheme="majorEastAsia"/>
          <w:b/>
          <w:bCs/>
        </w:rPr>
        <w:t>proprietary systems controlled by retailers</w:t>
      </w:r>
      <w:r w:rsidRPr="00E3068D">
        <w:rPr>
          <w:rFonts w:hAnsi="Times New Roman" w:cs="Times New Roman" w:asciiTheme="majorEastAsia" w:eastAsiaTheme="majorEastAsia"/>
        </w:rPr>
        <w:t xml:space="preserve">, such as supermarkets or payment providers. These systems are typically integrated with internal inventory management and payment infrastructure. As a result, external developers or third-party applications generally </w:t>
      </w:r>
      <w:r w:rsidRPr="00E3068D">
        <w:rPr>
          <w:rFonts w:hAnsi="Times New Roman" w:cs="Times New Roman" w:asciiTheme="majorEastAsia" w:eastAsiaTheme="majorEastAsia"/>
          <w:b/>
          <w:bCs/>
        </w:rPr>
        <w:t>do not have direct access to POS data or transaction records</w:t>
      </w:r>
      <w:r w:rsidRPr="00E3068D">
        <w:rPr>
          <w:rFonts w:hAnsi="Times New Roman" w:cs="Times New Roman" w:asciiTheme="majorEastAsia" w:eastAsiaTheme="majorEastAsia"/>
        </w:rPr>
        <w:t>.</w:t>
      </w:r>
    </w:p>
    <w:p w:rsidRPr="00E3068D" w:rsidR="00E3068D" w:rsidP="00E3068D" w:rsidRDefault="00E3068D" w14:paraId="6502BB98" w14:textId="77777777">
      <w:pPr>
        <w:rPr>
          <w:rFonts w:hAnsi="Times New Roman" w:cs="Times New Roman" w:asciiTheme="majorEastAsia" w:eastAsiaTheme="majorEastAsia"/>
        </w:rPr>
      </w:pPr>
      <w:r w:rsidRPr="00E3068D">
        <w:rPr>
          <w:rFonts w:hAnsi="Times New Roman" w:cs="Times New Roman" w:asciiTheme="majorEastAsia" w:eastAsiaTheme="majorEastAsia"/>
        </w:rPr>
        <w:t>Furthermore, implementing such integration would require cooperation with retailers and access to their internal APIs or data infrastructure, which is not feasible within the scope of a university student project. Therefore, relying on POS integration as the primary method for collecting receipt information presents a significant technical limitation.</w:t>
      </w:r>
    </w:p>
    <w:p w:rsidRPr="00E3068D" w:rsidR="00E3068D" w:rsidP="00E3068D" w:rsidRDefault="00D6122F" w14:paraId="34E39501" w14:textId="77777777">
      <w:pPr>
        <w:rPr>
          <w:rFonts w:hAnsi="Times New Roman" w:cs="Times New Roman" w:asciiTheme="majorEastAsia" w:eastAsiaTheme="majorEastAsia"/>
        </w:rPr>
      </w:pPr>
      <w:r w:rsidRPr="00D6122F">
        <w:rPr>
          <w:rFonts w:hAnsi="Times New Roman" w:cs="Times New Roman" w:asciiTheme="majorEastAsia" w:eastAsiaTheme="majorEastAsia"/>
          <w:noProof/>
        </w:rPr>
        <w:pict w14:anchorId="30872BE6">
          <v:rect id="_x0000_i1051" style="width:451.3pt;height:.05pt;mso-width-percent:0;mso-height-percent:0;mso-width-percent:0;mso-height-percent:0" alt="" o:hr="t" o:hrstd="t" o:hralign="center" fillcolor="#a0a0a0" stroked="f"/>
        </w:pict>
      </w:r>
    </w:p>
    <w:p w:rsidRPr="00E3068D" w:rsidR="00E3068D" w:rsidP="00E3068D" w:rsidRDefault="00E3068D" w14:paraId="19D81897" w14:textId="77777777">
      <w:pPr>
        <w:rPr>
          <w:rFonts w:hAnsi="Times New Roman" w:cs="Times New Roman" w:asciiTheme="majorEastAsia" w:eastAsiaTheme="majorEastAsia"/>
          <w:b/>
          <w:bCs/>
        </w:rPr>
      </w:pPr>
      <w:r w:rsidRPr="00E3068D">
        <w:rPr>
          <w:rFonts w:hAnsi="Times New Roman" w:cs="Times New Roman" w:asciiTheme="majorEastAsia" w:eastAsiaTheme="majorEastAsia"/>
          <w:b/>
          <w:bCs/>
        </w:rPr>
        <w:t>2. Limitations of Product Barcodes</w:t>
      </w:r>
    </w:p>
    <w:p w:rsidRPr="00E3068D" w:rsidR="00E3068D" w:rsidP="00E3068D" w:rsidRDefault="00E3068D" w14:paraId="12340870" w14:textId="77777777">
      <w:pPr>
        <w:rPr>
          <w:rFonts w:hAnsi="Times New Roman" w:cs="Times New Roman" w:asciiTheme="majorEastAsia" w:eastAsiaTheme="majorEastAsia"/>
        </w:rPr>
      </w:pPr>
      <w:r w:rsidRPr="00E3068D">
        <w:rPr>
          <w:rFonts w:hAnsi="Times New Roman" w:cs="Times New Roman" w:asciiTheme="majorEastAsia" w:eastAsiaTheme="majorEastAsia"/>
        </w:rPr>
        <w:t xml:space="preserve">Another challenge relates to the use of </w:t>
      </w:r>
      <w:r w:rsidRPr="00E3068D">
        <w:rPr>
          <w:rFonts w:hAnsi="Times New Roman" w:cs="Times New Roman" w:asciiTheme="majorEastAsia" w:eastAsiaTheme="majorEastAsia"/>
          <w:b/>
          <w:bCs/>
        </w:rPr>
        <w:t>product barcodes</w:t>
      </w:r>
      <w:r w:rsidRPr="00E3068D">
        <w:rPr>
          <w:rFonts w:hAnsi="Times New Roman" w:cs="Times New Roman" w:asciiTheme="majorEastAsia" w:eastAsiaTheme="majorEastAsia"/>
        </w:rPr>
        <w:t xml:space="preserve"> for retrieving detailed product information such as expiration dates.</w:t>
      </w:r>
    </w:p>
    <w:p w:rsidRPr="00E3068D" w:rsidR="00E3068D" w:rsidP="00E3068D" w:rsidRDefault="00E3068D" w14:paraId="71347146" w14:textId="77777777">
      <w:pPr>
        <w:rPr>
          <w:rFonts w:hAnsi="Times New Roman" w:cs="Times New Roman" w:asciiTheme="majorEastAsia" w:eastAsiaTheme="majorEastAsia"/>
        </w:rPr>
      </w:pPr>
      <w:r w:rsidRPr="00E3068D">
        <w:rPr>
          <w:rFonts w:hAnsi="Times New Roman" w:cs="Times New Roman" w:asciiTheme="majorEastAsia" w:eastAsiaTheme="majorEastAsia"/>
        </w:rPr>
        <w:t xml:space="preserve">Most retail products use standard barcode formats such as </w:t>
      </w:r>
      <w:r w:rsidRPr="00E3068D">
        <w:rPr>
          <w:rFonts w:hAnsi="Times New Roman" w:cs="Times New Roman" w:asciiTheme="majorEastAsia" w:eastAsiaTheme="majorEastAsia"/>
          <w:b/>
          <w:bCs/>
        </w:rPr>
        <w:t>UPC or EAN codes</w:t>
      </w:r>
      <w:r w:rsidRPr="00E3068D">
        <w:rPr>
          <w:rFonts w:hAnsi="Times New Roman" w:cs="Times New Roman" w:asciiTheme="majorEastAsia" w:eastAsiaTheme="majorEastAsia"/>
        </w:rPr>
        <w:t xml:space="preserve">, which typically encode only a </w:t>
      </w:r>
      <w:r w:rsidRPr="00E3068D">
        <w:rPr>
          <w:rFonts w:hAnsi="Times New Roman" w:cs="Times New Roman" w:asciiTheme="majorEastAsia" w:eastAsiaTheme="majorEastAsia"/>
          <w:b/>
          <w:bCs/>
        </w:rPr>
        <w:t>product identifier (GTIN)</w:t>
      </w:r>
      <w:r w:rsidRPr="00E3068D">
        <w:rPr>
          <w:rFonts w:hAnsi="Times New Roman" w:cs="Times New Roman" w:asciiTheme="majorEastAsia" w:eastAsiaTheme="majorEastAsia"/>
        </w:rPr>
        <w:t xml:space="preserve">. This identifier allows the system to recognize the product type (for example, </w:t>
      </w:r>
      <w:r w:rsidRPr="00E3068D">
        <w:rPr>
          <w:rFonts w:hAnsi="Times New Roman" w:cs="Times New Roman" w:asciiTheme="majorEastAsia" w:eastAsiaTheme="majorEastAsia"/>
        </w:rPr>
        <w:t>“</w:t>
      </w:r>
      <w:r w:rsidRPr="00E3068D">
        <w:rPr>
          <w:rFonts w:hAnsi="Times New Roman" w:cs="Times New Roman" w:asciiTheme="majorEastAsia" w:eastAsiaTheme="majorEastAsia"/>
        </w:rPr>
        <w:t>1L milk</w:t>
      </w:r>
      <w:r w:rsidRPr="00E3068D">
        <w:rPr>
          <w:rFonts w:hAnsi="Times New Roman" w:cs="Times New Roman" w:asciiTheme="majorEastAsia" w:eastAsiaTheme="majorEastAsia"/>
        </w:rPr>
        <w:t>”</w:t>
      </w:r>
      <w:r w:rsidRPr="00E3068D">
        <w:rPr>
          <w:rFonts w:hAnsi="Times New Roman" w:cs="Times New Roman" w:asciiTheme="majorEastAsia" w:eastAsiaTheme="majorEastAsia"/>
        </w:rPr>
        <w:t xml:space="preserve"> or </w:t>
      </w:r>
      <w:r w:rsidRPr="00E3068D">
        <w:rPr>
          <w:rFonts w:hAnsi="Times New Roman" w:cs="Times New Roman" w:asciiTheme="majorEastAsia" w:eastAsiaTheme="majorEastAsia"/>
        </w:rPr>
        <w:t>“</w:t>
      </w:r>
      <w:r w:rsidRPr="00E3068D">
        <w:rPr>
          <w:rFonts w:hAnsi="Times New Roman" w:cs="Times New Roman" w:asciiTheme="majorEastAsia" w:eastAsiaTheme="majorEastAsia"/>
        </w:rPr>
        <w:t>chocolate bar</w:t>
      </w:r>
      <w:r w:rsidRPr="00E3068D">
        <w:rPr>
          <w:rFonts w:hAnsi="Times New Roman" w:cs="Times New Roman" w:asciiTheme="majorEastAsia" w:eastAsiaTheme="majorEastAsia"/>
        </w:rPr>
        <w:t>”</w:t>
      </w:r>
      <w:r w:rsidRPr="00E3068D">
        <w:rPr>
          <w:rFonts w:hAnsi="Times New Roman" w:cs="Times New Roman" w:asciiTheme="majorEastAsia" w:eastAsiaTheme="majorEastAsia"/>
        </w:rPr>
        <w:t>), but it does not contain information specific to a particular unit of the product.</w:t>
      </w:r>
    </w:p>
    <w:p w:rsidRPr="00E3068D" w:rsidR="00E3068D" w:rsidP="00E3068D" w:rsidRDefault="00E3068D" w14:paraId="03EA7A4D" w14:textId="77777777">
      <w:pPr>
        <w:rPr>
          <w:rFonts w:hAnsi="Times New Roman" w:cs="Times New Roman" w:asciiTheme="majorEastAsia" w:eastAsiaTheme="majorEastAsia"/>
        </w:rPr>
      </w:pPr>
      <w:r w:rsidRPr="00E3068D">
        <w:rPr>
          <w:rFonts w:hAnsi="Times New Roman" w:cs="Times New Roman" w:asciiTheme="majorEastAsia" w:eastAsiaTheme="majorEastAsia"/>
        </w:rPr>
        <w:t xml:space="preserve">Expiration dates are usually determined by the </w:t>
      </w:r>
      <w:r w:rsidRPr="00E3068D">
        <w:rPr>
          <w:rFonts w:hAnsi="Times New Roman" w:cs="Times New Roman" w:asciiTheme="majorEastAsia" w:eastAsiaTheme="majorEastAsia"/>
          <w:b/>
          <w:bCs/>
        </w:rPr>
        <w:t>production batch or lot number</w:t>
      </w:r>
      <w:r w:rsidRPr="00E3068D">
        <w:rPr>
          <w:rFonts w:hAnsi="Times New Roman" w:cs="Times New Roman" w:asciiTheme="majorEastAsia" w:eastAsiaTheme="majorEastAsia"/>
        </w:rPr>
        <w:t xml:space="preserve">, rather than the general product type. Therefore, the expiration date is typically </w:t>
      </w:r>
      <w:r w:rsidRPr="00E3068D">
        <w:rPr>
          <w:rFonts w:hAnsi="Times New Roman" w:cs="Times New Roman" w:asciiTheme="majorEastAsia" w:eastAsiaTheme="majorEastAsia"/>
          <w:b/>
          <w:bCs/>
        </w:rPr>
        <w:t>printed directly on the product packaging</w:t>
      </w:r>
      <w:r w:rsidRPr="00E3068D">
        <w:rPr>
          <w:rFonts w:hAnsi="Times New Roman" w:cs="Times New Roman" w:asciiTheme="majorEastAsia" w:eastAsiaTheme="majorEastAsia"/>
        </w:rPr>
        <w:t xml:space="preserve"> rather than stored in the barcode itself.</w:t>
      </w:r>
    </w:p>
    <w:p w:rsidRPr="00E3068D" w:rsidR="00E3068D" w:rsidP="00E3068D" w:rsidRDefault="00E3068D" w14:paraId="556296CA" w14:textId="77777777">
      <w:pPr>
        <w:rPr>
          <w:rFonts w:hAnsi="Times New Roman" w:cs="Times New Roman" w:asciiTheme="majorEastAsia" w:eastAsiaTheme="majorEastAsia"/>
        </w:rPr>
      </w:pPr>
      <w:r w:rsidRPr="00E3068D">
        <w:rPr>
          <w:rFonts w:hAnsi="Times New Roman" w:cs="Times New Roman" w:asciiTheme="majorEastAsia" w:eastAsiaTheme="majorEastAsia"/>
        </w:rPr>
        <w:t>Because of this limitation, scanning a product barcode alone cannot reliably retrieve the expiration date of a specific item purchased by the user.</w:t>
      </w:r>
    </w:p>
    <w:p w:rsidRPr="009365C0" w:rsidR="009365C0" w:rsidP="009365C0" w:rsidRDefault="009365C0" w14:paraId="18552159" w14:textId="615C075E">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sidRPr="009365C0">
        <w:rPr>
          <w:rFonts w:ascii="Times New Roman" w:hAnsi="Times New Roman" w:eastAsia="Times New Roman" w:cs="Times New Roman"/>
          <w:b/>
          <w:bCs/>
          <w:kern w:val="36"/>
          <w:sz w:val="48"/>
          <w:szCs w:val="48"/>
          <w:highlight w:val="yellow"/>
          <w14:ligatures w14:val="none"/>
        </w:rPr>
        <w:t>P</w:t>
      </w:r>
      <w:r w:rsidRPr="009365C0">
        <w:rPr>
          <w:rFonts w:ascii="Times New Roman" w:hAnsi="Times New Roman" w:eastAsia="Times New Roman" w:cs="Times New Roman"/>
          <w:b/>
          <w:bCs/>
          <w:kern w:val="36"/>
          <w:sz w:val="48"/>
          <w:szCs w:val="48"/>
          <w:highlight w:val="yellow"/>
          <w14:ligatures w14:val="none"/>
        </w:rPr>
        <w:t>ossible</w:t>
      </w:r>
      <w:r w:rsidRPr="009365C0">
        <w:rPr>
          <w:rFonts w:ascii="Times New Roman" w:hAnsi="Times New Roman" w:eastAsia="Times New Roman" w:cs="Times New Roman"/>
          <w:b/>
          <w:bCs/>
          <w:kern w:val="36"/>
          <w:sz w:val="48"/>
          <w:szCs w:val="48"/>
          <w:highlight w:val="yellow"/>
          <w14:ligatures w14:val="none"/>
        </w:rPr>
        <w:t xml:space="preserve"> Technical Solution</w:t>
      </w:r>
    </w:p>
    <w:p w:rsidRPr="009365C0" w:rsidR="009365C0" w:rsidP="009365C0" w:rsidRDefault="009365C0" w14:paraId="14ED16FF"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 xml:space="preserve">To address the challenges described above, this project proposes an alternative technical solution that uses </w:t>
      </w:r>
      <w:r w:rsidRPr="009365C0">
        <w:rPr>
          <w:rFonts w:ascii="Times New Roman" w:hAnsi="Times New Roman" w:eastAsia="Times New Roman" w:cs="Times New Roman"/>
          <w:b/>
          <w:bCs/>
          <w:kern w:val="0"/>
          <w14:ligatures w14:val="none"/>
        </w:rPr>
        <w:t>receipt image recognition and data analysis techniques</w:t>
      </w:r>
      <w:r w:rsidRPr="009365C0">
        <w:rPr>
          <w:rFonts w:ascii="Times New Roman" w:hAnsi="Times New Roman" w:eastAsia="Times New Roman" w:cs="Times New Roman"/>
          <w:kern w:val="0"/>
          <w14:ligatures w14:val="none"/>
        </w:rPr>
        <w:t xml:space="preserve"> to extract purchase information and estimate food expiration dates.</w:t>
      </w:r>
    </w:p>
    <w:p w:rsidRPr="009365C0" w:rsidR="009365C0" w:rsidP="009365C0" w:rsidRDefault="009365C0" w14:paraId="6697E8EF"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9365C0">
        <w:rPr>
          <w:rFonts w:ascii="Times New Roman" w:hAnsi="Times New Roman" w:eastAsia="Times New Roman" w:cs="Times New Roman"/>
          <w:b/>
          <w:bCs/>
          <w:kern w:val="0"/>
          <w:sz w:val="27"/>
          <w:szCs w:val="27"/>
          <w14:ligatures w14:val="none"/>
        </w:rPr>
        <w:t>1. Receipt Capture Using Mobile Camera</w:t>
      </w:r>
    </w:p>
    <w:p w:rsidRPr="009365C0" w:rsidR="009365C0" w:rsidP="009365C0" w:rsidRDefault="009365C0" w14:paraId="6CD010C8"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 xml:space="preserve">Instead of relying on POS system integration, the proposed system allows users to </w:t>
      </w:r>
      <w:r w:rsidRPr="009365C0">
        <w:rPr>
          <w:rFonts w:ascii="Times New Roman" w:hAnsi="Times New Roman" w:eastAsia="Times New Roman" w:cs="Times New Roman"/>
          <w:b/>
          <w:bCs/>
          <w:kern w:val="0"/>
          <w14:ligatures w14:val="none"/>
        </w:rPr>
        <w:t>capture a photo of their grocery receipt using the mobile application camera</w:t>
      </w:r>
      <w:r w:rsidRPr="009365C0">
        <w:rPr>
          <w:rFonts w:ascii="Times New Roman" w:hAnsi="Times New Roman" w:eastAsia="Times New Roman" w:cs="Times New Roman"/>
          <w:kern w:val="0"/>
          <w14:ligatures w14:val="none"/>
        </w:rPr>
        <w:t xml:space="preserve"> after completing a purchase.</w:t>
      </w:r>
    </w:p>
    <w:p w:rsidRPr="009365C0" w:rsidR="009365C0" w:rsidP="009365C0" w:rsidRDefault="009365C0" w14:paraId="0520C172"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 xml:space="preserve">The captured receipt image will be uploaded to the system for further processing. This approach removes the dependency on retailer infrastructure and allows the application to work with receipts from </w:t>
      </w:r>
      <w:r w:rsidRPr="009365C0">
        <w:rPr>
          <w:rFonts w:ascii="Times New Roman" w:hAnsi="Times New Roman" w:eastAsia="Times New Roman" w:cs="Times New Roman"/>
          <w:b/>
          <w:bCs/>
          <w:kern w:val="0"/>
          <w14:ligatures w14:val="none"/>
        </w:rPr>
        <w:t>any supermarket or retail store</w:t>
      </w:r>
      <w:r w:rsidRPr="009365C0">
        <w:rPr>
          <w:rFonts w:ascii="Times New Roman" w:hAnsi="Times New Roman" w:eastAsia="Times New Roman" w:cs="Times New Roman"/>
          <w:kern w:val="0"/>
          <w14:ligatures w14:val="none"/>
        </w:rPr>
        <w:t>.</w:t>
      </w:r>
    </w:p>
    <w:p w:rsidRPr="009365C0" w:rsidR="009365C0" w:rsidP="009365C0" w:rsidRDefault="00D6122F" w14:paraId="54A9DE65" w14:textId="77777777">
      <w:pPr>
        <w:spacing w:after="0" w:line="240" w:lineRule="auto"/>
        <w:rPr>
          <w:rFonts w:ascii="Times New Roman" w:hAnsi="Times New Roman" w:eastAsia="Times New Roman" w:cs="Times New Roman"/>
          <w:kern w:val="0"/>
          <w14:ligatures w14:val="none"/>
        </w:rPr>
      </w:pPr>
      <w:r w:rsidRPr="00D6122F">
        <w:rPr>
          <w:rFonts w:ascii="Times New Roman" w:hAnsi="Times New Roman" w:eastAsia="Times New Roman" w:cs="Times New Roman"/>
          <w:noProof/>
          <w:kern w:val="0"/>
        </w:rPr>
        <w:pict w14:anchorId="370C8D92">
          <v:rect id="_x0000_i1050" style="width:451.3pt;height:.05pt;mso-width-percent:0;mso-height-percent:0;mso-width-percent:0;mso-height-percent:0" alt="" o:hr="t" o:hrstd="t" o:hralign="center" fillcolor="#a0a0a0" stroked="f"/>
        </w:pict>
      </w:r>
    </w:p>
    <w:p w:rsidRPr="009365C0" w:rsidR="009365C0" w:rsidP="009365C0" w:rsidRDefault="009365C0" w14:paraId="13C5BA70"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9365C0">
        <w:rPr>
          <w:rFonts w:ascii="Times New Roman" w:hAnsi="Times New Roman" w:eastAsia="Times New Roman" w:cs="Times New Roman"/>
          <w:b/>
          <w:bCs/>
          <w:kern w:val="0"/>
          <w:sz w:val="27"/>
          <w:szCs w:val="27"/>
          <w14:ligatures w14:val="none"/>
        </w:rPr>
        <w:t>2. Optical Character Recognition (OCR) for Text Extraction</w:t>
      </w:r>
    </w:p>
    <w:p w:rsidRPr="009365C0" w:rsidR="009365C0" w:rsidP="009365C0" w:rsidRDefault="009365C0" w14:paraId="238E03D3"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 xml:space="preserve">Once the receipt image is captured, the system will apply </w:t>
      </w:r>
      <w:r w:rsidRPr="009365C0">
        <w:rPr>
          <w:rFonts w:ascii="Times New Roman" w:hAnsi="Times New Roman" w:eastAsia="Times New Roman" w:cs="Times New Roman"/>
          <w:b/>
          <w:bCs/>
          <w:kern w:val="0"/>
          <w14:ligatures w14:val="none"/>
        </w:rPr>
        <w:t>Optical Character Recognition (OCR)</w:t>
      </w:r>
      <w:r w:rsidRPr="009365C0">
        <w:rPr>
          <w:rFonts w:ascii="Times New Roman" w:hAnsi="Times New Roman" w:eastAsia="Times New Roman" w:cs="Times New Roman"/>
          <w:kern w:val="0"/>
          <w14:ligatures w14:val="none"/>
        </w:rPr>
        <w:t xml:space="preserve"> technology to convert the receipt image into machine-readable text.</w:t>
      </w:r>
    </w:p>
    <w:p w:rsidRPr="009365C0" w:rsidR="009365C0" w:rsidP="009365C0" w:rsidRDefault="009365C0" w14:paraId="1A3584C7"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OCR techniques enable the system to detect and extract textual information from images, including:</w:t>
      </w:r>
    </w:p>
    <w:p w:rsidRPr="009365C0" w:rsidR="009365C0" w:rsidP="009365C0" w:rsidRDefault="009365C0" w14:paraId="123398F1" w14:textId="77777777">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product names</w:t>
      </w:r>
    </w:p>
    <w:p w:rsidRPr="009365C0" w:rsidR="009365C0" w:rsidP="009365C0" w:rsidRDefault="009365C0" w14:paraId="607F1670" w14:textId="77777777">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prices</w:t>
      </w:r>
    </w:p>
    <w:p w:rsidRPr="009365C0" w:rsidR="009365C0" w:rsidP="009365C0" w:rsidRDefault="009365C0" w14:paraId="068CAC12" w14:textId="77777777">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purchase date</w:t>
      </w:r>
    </w:p>
    <w:p w:rsidRPr="009365C0" w:rsidR="009365C0" w:rsidP="009365C0" w:rsidRDefault="009365C0" w14:paraId="5DB1D8CC" w14:textId="77777777">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store information</w:t>
      </w:r>
    </w:p>
    <w:p w:rsidRPr="009365C0" w:rsidR="009365C0" w:rsidP="009365C0" w:rsidRDefault="009365C0" w14:paraId="0AD6F509" w14:textId="77777777">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total spending amount</w:t>
      </w:r>
    </w:p>
    <w:p w:rsidRPr="009365C0" w:rsidR="009365C0" w:rsidP="009365C0" w:rsidRDefault="009365C0" w14:paraId="73831576"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This step transforms the receipt image into raw text data that can be processed further by the system.</w:t>
      </w:r>
    </w:p>
    <w:p w:rsidRPr="009365C0" w:rsidR="009365C0" w:rsidP="009365C0" w:rsidRDefault="00D6122F" w14:paraId="06DB3CBE" w14:textId="77777777">
      <w:pPr>
        <w:spacing w:after="0" w:line="240" w:lineRule="auto"/>
        <w:rPr>
          <w:rFonts w:ascii="Times New Roman" w:hAnsi="Times New Roman" w:eastAsia="Times New Roman" w:cs="Times New Roman"/>
          <w:kern w:val="0"/>
          <w14:ligatures w14:val="none"/>
        </w:rPr>
      </w:pPr>
      <w:r w:rsidRPr="00D6122F">
        <w:rPr>
          <w:rFonts w:ascii="Times New Roman" w:hAnsi="Times New Roman" w:eastAsia="Times New Roman" w:cs="Times New Roman"/>
          <w:noProof/>
          <w:kern w:val="0"/>
        </w:rPr>
        <w:pict w14:anchorId="779FEB09">
          <v:rect id="_x0000_i1049" style="width:451.3pt;height:.05pt;mso-width-percent:0;mso-height-percent:0;mso-width-percent:0;mso-height-percent:0" alt="" o:hr="t" o:hrstd="t" o:hralign="center" fillcolor="#a0a0a0" stroked="f"/>
        </w:pict>
      </w:r>
    </w:p>
    <w:p w:rsidRPr="009365C0" w:rsidR="009365C0" w:rsidP="009365C0" w:rsidRDefault="009365C0" w14:paraId="23B5F5A7"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9365C0">
        <w:rPr>
          <w:rFonts w:ascii="Times New Roman" w:hAnsi="Times New Roman" w:eastAsia="Times New Roman" w:cs="Times New Roman"/>
          <w:b/>
          <w:bCs/>
          <w:kern w:val="0"/>
          <w:sz w:val="27"/>
          <w:szCs w:val="27"/>
          <w14:ligatures w14:val="none"/>
        </w:rPr>
        <w:t>3. Natural Language Processing for Receipt Analysis</w:t>
      </w:r>
    </w:p>
    <w:p w:rsidRPr="009365C0" w:rsidR="009365C0" w:rsidP="009365C0" w:rsidRDefault="009365C0" w14:paraId="169DDD17"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 xml:space="preserve">After the receipt text is extracted using OCR, </w:t>
      </w:r>
      <w:r w:rsidRPr="009365C0">
        <w:rPr>
          <w:rFonts w:ascii="Times New Roman" w:hAnsi="Times New Roman" w:eastAsia="Times New Roman" w:cs="Times New Roman"/>
          <w:b/>
          <w:bCs/>
          <w:kern w:val="0"/>
          <w14:ligatures w14:val="none"/>
        </w:rPr>
        <w:t>Natural Language Processing (NLP)</w:t>
      </w:r>
      <w:r w:rsidRPr="009365C0">
        <w:rPr>
          <w:rFonts w:ascii="Times New Roman" w:hAnsi="Times New Roman" w:eastAsia="Times New Roman" w:cs="Times New Roman"/>
          <w:kern w:val="0"/>
          <w14:ligatures w14:val="none"/>
        </w:rPr>
        <w:t xml:space="preserve"> techniques will be applied to </w:t>
      </w:r>
      <w:proofErr w:type="spellStart"/>
      <w:r w:rsidRPr="009365C0">
        <w:rPr>
          <w:rFonts w:ascii="Times New Roman" w:hAnsi="Times New Roman" w:eastAsia="Times New Roman" w:cs="Times New Roman"/>
          <w:kern w:val="0"/>
          <w14:ligatures w14:val="none"/>
        </w:rPr>
        <w:t>analyze</w:t>
      </w:r>
      <w:proofErr w:type="spellEnd"/>
      <w:r w:rsidRPr="009365C0">
        <w:rPr>
          <w:rFonts w:ascii="Times New Roman" w:hAnsi="Times New Roman" w:eastAsia="Times New Roman" w:cs="Times New Roman"/>
          <w:kern w:val="0"/>
          <w14:ligatures w14:val="none"/>
        </w:rPr>
        <w:t xml:space="preserve"> the text and identify relevant purchase information.</w:t>
      </w:r>
    </w:p>
    <w:p w:rsidRPr="009365C0" w:rsidR="009365C0" w:rsidP="009365C0" w:rsidRDefault="009365C0" w14:paraId="41377187"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The NLP processing stage will perform tasks such as:</w:t>
      </w:r>
    </w:p>
    <w:p w:rsidRPr="009365C0" w:rsidR="009365C0" w:rsidP="009365C0" w:rsidRDefault="009365C0" w14:paraId="070B2E66" w14:textId="77777777">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identifying product names</w:t>
      </w:r>
    </w:p>
    <w:p w:rsidRPr="009365C0" w:rsidR="009365C0" w:rsidP="009365C0" w:rsidRDefault="009365C0" w14:paraId="52FFB72D" w14:textId="77777777">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extracting price values</w:t>
      </w:r>
    </w:p>
    <w:p w:rsidRPr="009365C0" w:rsidR="009365C0" w:rsidP="009365C0" w:rsidRDefault="009365C0" w14:paraId="37231510" w14:textId="77777777">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grouping items within the receipt</w:t>
      </w:r>
    </w:p>
    <w:p w:rsidRPr="009365C0" w:rsidR="009365C0" w:rsidP="009365C0" w:rsidRDefault="009365C0" w14:paraId="57EBC6E0" w14:textId="77777777">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recognizing purchase dates and totals</w:t>
      </w:r>
    </w:p>
    <w:p w:rsidRPr="009365C0" w:rsidR="009365C0" w:rsidP="009365C0" w:rsidRDefault="009365C0" w14:paraId="0B3964D5"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The processed information will then be structured into a database format so that each purchased item can be stored as an individual record in the user's purchase history.</w:t>
      </w:r>
    </w:p>
    <w:p w:rsidRPr="009365C0" w:rsidR="009365C0" w:rsidP="009365C0" w:rsidRDefault="009365C0" w14:paraId="33DDF09C"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This structured data allows the system to support features such as spending analysis, product tracking, and purchase history queries.</w:t>
      </w:r>
    </w:p>
    <w:p w:rsidRPr="009365C0" w:rsidR="009365C0" w:rsidP="009365C0" w:rsidRDefault="00D6122F" w14:paraId="6464511C" w14:textId="77777777">
      <w:pPr>
        <w:spacing w:after="0" w:line="240" w:lineRule="auto"/>
        <w:rPr>
          <w:rFonts w:ascii="Times New Roman" w:hAnsi="Times New Roman" w:eastAsia="Times New Roman" w:cs="Times New Roman"/>
          <w:kern w:val="0"/>
          <w14:ligatures w14:val="none"/>
        </w:rPr>
      </w:pPr>
      <w:r w:rsidRPr="00D6122F">
        <w:rPr>
          <w:rFonts w:ascii="Times New Roman" w:hAnsi="Times New Roman" w:eastAsia="Times New Roman" w:cs="Times New Roman"/>
          <w:noProof/>
          <w:kern w:val="0"/>
        </w:rPr>
        <w:pict w14:anchorId="4D089FAC">
          <v:rect id="_x0000_i1048" style="width:451.3pt;height:.05pt;mso-width-percent:0;mso-height-percent:0;mso-width-percent:0;mso-height-percent:0" alt="" o:hr="t" o:hrstd="t" o:hralign="center" fillcolor="#a0a0a0" stroked="f"/>
        </w:pict>
      </w:r>
    </w:p>
    <w:p w:rsidRPr="009365C0" w:rsidR="009365C0" w:rsidP="009365C0" w:rsidRDefault="009365C0" w14:paraId="7788811A"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9365C0">
        <w:rPr>
          <w:rFonts w:ascii="Times New Roman" w:hAnsi="Times New Roman" w:eastAsia="Times New Roman" w:cs="Times New Roman"/>
          <w:b/>
          <w:bCs/>
          <w:kern w:val="0"/>
          <w:sz w:val="27"/>
          <w:szCs w:val="27"/>
          <w14:ligatures w14:val="none"/>
        </w:rPr>
        <w:t>4. Food Category Classification</w:t>
      </w:r>
    </w:p>
    <w:p w:rsidRPr="009365C0" w:rsidR="009365C0" w:rsidP="009365C0" w:rsidRDefault="009365C0" w14:paraId="4ACDABCB"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 xml:space="preserve">To support expiration prediction and spending analysis, the system will classify each product into a </w:t>
      </w:r>
      <w:r w:rsidRPr="009365C0">
        <w:rPr>
          <w:rFonts w:ascii="Times New Roman" w:hAnsi="Times New Roman" w:eastAsia="Times New Roman" w:cs="Times New Roman"/>
          <w:b/>
          <w:bCs/>
          <w:kern w:val="0"/>
          <w14:ligatures w14:val="none"/>
        </w:rPr>
        <w:t>food category</w:t>
      </w:r>
      <w:r w:rsidRPr="009365C0">
        <w:rPr>
          <w:rFonts w:ascii="Times New Roman" w:hAnsi="Times New Roman" w:eastAsia="Times New Roman" w:cs="Times New Roman"/>
          <w:kern w:val="0"/>
          <w14:ligatures w14:val="none"/>
        </w:rPr>
        <w:t xml:space="preserve"> (for example, dairy, vegetables, snacks, beverages, etc.).</w:t>
      </w:r>
    </w:p>
    <w:p w:rsidRPr="009365C0" w:rsidR="009365C0" w:rsidP="009365C0" w:rsidRDefault="009365C0" w14:paraId="4F44736C"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 xml:space="preserve">This classification can be achieved by using a </w:t>
      </w:r>
      <w:r w:rsidRPr="009365C0">
        <w:rPr>
          <w:rFonts w:ascii="Times New Roman" w:hAnsi="Times New Roman" w:eastAsia="Times New Roman" w:cs="Times New Roman"/>
          <w:b/>
          <w:bCs/>
          <w:kern w:val="0"/>
          <w14:ligatures w14:val="none"/>
        </w:rPr>
        <w:t>product database or keyword-based classification methods</w:t>
      </w:r>
      <w:r w:rsidRPr="009365C0">
        <w:rPr>
          <w:rFonts w:ascii="Times New Roman" w:hAnsi="Times New Roman" w:eastAsia="Times New Roman" w:cs="Times New Roman"/>
          <w:kern w:val="0"/>
          <w14:ligatures w14:val="none"/>
        </w:rPr>
        <w:t>. For example, if a product name contains the word “milk,” it can be classified as a dairy product.</w:t>
      </w:r>
    </w:p>
    <w:p w:rsidRPr="009365C0" w:rsidR="009365C0" w:rsidP="009365C0" w:rsidRDefault="009365C0" w14:paraId="100CC690"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Categorizing products enables the system to associate each item with typical shelf-life information.</w:t>
      </w:r>
    </w:p>
    <w:p w:rsidRPr="009365C0" w:rsidR="009365C0" w:rsidP="009365C0" w:rsidRDefault="00D6122F" w14:paraId="552A2AFF" w14:textId="77777777">
      <w:pPr>
        <w:spacing w:after="0" w:line="240" w:lineRule="auto"/>
        <w:rPr>
          <w:rFonts w:ascii="Times New Roman" w:hAnsi="Times New Roman" w:eastAsia="Times New Roman" w:cs="Times New Roman"/>
          <w:kern w:val="0"/>
          <w14:ligatures w14:val="none"/>
        </w:rPr>
      </w:pPr>
      <w:r w:rsidRPr="00D6122F">
        <w:rPr>
          <w:rFonts w:ascii="Times New Roman" w:hAnsi="Times New Roman" w:eastAsia="Times New Roman" w:cs="Times New Roman"/>
          <w:noProof/>
          <w:kern w:val="0"/>
        </w:rPr>
        <w:pict w14:anchorId="5EE2566F">
          <v:rect id="_x0000_i1047" style="width:451.3pt;height:.05pt;mso-width-percent:0;mso-height-percent:0;mso-width-percent:0;mso-height-percent:0" alt="" o:hr="t" o:hrstd="t" o:hralign="center" fillcolor="#a0a0a0" stroked="f"/>
        </w:pict>
      </w:r>
    </w:p>
    <w:p w:rsidRPr="009365C0" w:rsidR="009365C0" w:rsidP="009365C0" w:rsidRDefault="009365C0" w14:paraId="4DC06AAD"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9365C0">
        <w:rPr>
          <w:rFonts w:ascii="Times New Roman" w:hAnsi="Times New Roman" w:eastAsia="Times New Roman" w:cs="Times New Roman"/>
          <w:b/>
          <w:bCs/>
          <w:kern w:val="0"/>
          <w:sz w:val="27"/>
          <w:szCs w:val="27"/>
          <w14:ligatures w14:val="none"/>
        </w:rPr>
        <w:t>5. Food Expiration Prediction Using Shelf-Life Database</w:t>
      </w:r>
    </w:p>
    <w:p w:rsidRPr="009365C0" w:rsidR="009365C0" w:rsidP="009365C0" w:rsidRDefault="009365C0" w14:paraId="69C95A38"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 xml:space="preserve">Since expiration dates are usually not available directly from barcodes or receipts, the system will estimate the expiration date using a </w:t>
      </w:r>
      <w:r w:rsidRPr="009365C0">
        <w:rPr>
          <w:rFonts w:ascii="Times New Roman" w:hAnsi="Times New Roman" w:eastAsia="Times New Roman" w:cs="Times New Roman"/>
          <w:b/>
          <w:bCs/>
          <w:kern w:val="0"/>
          <w14:ligatures w14:val="none"/>
        </w:rPr>
        <w:t>food shelf-life database</w:t>
      </w:r>
      <w:r w:rsidRPr="009365C0">
        <w:rPr>
          <w:rFonts w:ascii="Times New Roman" w:hAnsi="Times New Roman" w:eastAsia="Times New Roman" w:cs="Times New Roman"/>
          <w:kern w:val="0"/>
          <w14:ligatures w14:val="none"/>
        </w:rPr>
        <w:t>.</w:t>
      </w:r>
    </w:p>
    <w:p w:rsidRPr="009365C0" w:rsidR="009365C0" w:rsidP="009365C0" w:rsidRDefault="009365C0" w14:paraId="6C96FB58"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This database will store typical shelf-life durations for different food categories. 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1902"/>
      </w:tblGrid>
      <w:tr w:rsidRPr="009365C0" w:rsidR="009365C0" w14:paraId="76EF32AC" w14:textId="77777777">
        <w:trPr>
          <w:tblHeader/>
          <w:tblCellSpacing w:w="15" w:type="dxa"/>
        </w:trPr>
        <w:tc>
          <w:tcPr>
            <w:tcW w:w="0" w:type="auto"/>
            <w:vAlign w:val="center"/>
            <w:hideMark/>
          </w:tcPr>
          <w:p w:rsidRPr="009365C0" w:rsidR="009365C0" w:rsidP="009365C0" w:rsidRDefault="009365C0" w14:paraId="77355979" w14:textId="77777777">
            <w:pPr>
              <w:spacing w:after="0" w:line="240" w:lineRule="auto"/>
              <w:jc w:val="center"/>
              <w:rPr>
                <w:rFonts w:ascii="Times New Roman" w:hAnsi="Times New Roman" w:eastAsia="Times New Roman" w:cs="Times New Roman"/>
                <w:b/>
                <w:bCs/>
                <w:kern w:val="0"/>
                <w14:ligatures w14:val="none"/>
              </w:rPr>
            </w:pPr>
            <w:r w:rsidRPr="009365C0">
              <w:rPr>
                <w:rFonts w:ascii="Times New Roman" w:hAnsi="Times New Roman" w:eastAsia="Times New Roman" w:cs="Times New Roman"/>
                <w:b/>
                <w:bCs/>
                <w:kern w:val="0"/>
                <w14:ligatures w14:val="none"/>
              </w:rPr>
              <w:t>Food Category</w:t>
            </w:r>
          </w:p>
        </w:tc>
        <w:tc>
          <w:tcPr>
            <w:tcW w:w="0" w:type="auto"/>
            <w:vAlign w:val="center"/>
            <w:hideMark/>
          </w:tcPr>
          <w:p w:rsidRPr="009365C0" w:rsidR="009365C0" w:rsidP="009365C0" w:rsidRDefault="009365C0" w14:paraId="54B6768F" w14:textId="77777777">
            <w:pPr>
              <w:spacing w:after="0" w:line="240" w:lineRule="auto"/>
              <w:jc w:val="center"/>
              <w:rPr>
                <w:rFonts w:ascii="Times New Roman" w:hAnsi="Times New Roman" w:eastAsia="Times New Roman" w:cs="Times New Roman"/>
                <w:b/>
                <w:bCs/>
                <w:kern w:val="0"/>
                <w14:ligatures w14:val="none"/>
              </w:rPr>
            </w:pPr>
            <w:r w:rsidRPr="009365C0">
              <w:rPr>
                <w:rFonts w:ascii="Times New Roman" w:hAnsi="Times New Roman" w:eastAsia="Times New Roman" w:cs="Times New Roman"/>
                <w:b/>
                <w:bCs/>
                <w:kern w:val="0"/>
                <w14:ligatures w14:val="none"/>
              </w:rPr>
              <w:t>Typical Shelf Life</w:t>
            </w:r>
          </w:p>
        </w:tc>
      </w:tr>
      <w:tr w:rsidRPr="009365C0" w:rsidR="009365C0" w14:paraId="5322AB6C" w14:textId="77777777">
        <w:trPr>
          <w:tblCellSpacing w:w="15" w:type="dxa"/>
        </w:trPr>
        <w:tc>
          <w:tcPr>
            <w:tcW w:w="0" w:type="auto"/>
            <w:vAlign w:val="center"/>
            <w:hideMark/>
          </w:tcPr>
          <w:p w:rsidRPr="009365C0" w:rsidR="009365C0" w:rsidP="009365C0" w:rsidRDefault="009365C0" w14:paraId="5177F1CF" w14:textId="77777777">
            <w:pPr>
              <w:spacing w:after="0"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Milk</w:t>
            </w:r>
          </w:p>
        </w:tc>
        <w:tc>
          <w:tcPr>
            <w:tcW w:w="0" w:type="auto"/>
            <w:vAlign w:val="center"/>
            <w:hideMark/>
          </w:tcPr>
          <w:p w:rsidRPr="009365C0" w:rsidR="009365C0" w:rsidP="009365C0" w:rsidRDefault="009365C0" w14:paraId="01847FAC" w14:textId="77777777">
            <w:pPr>
              <w:spacing w:after="0"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7 days</w:t>
            </w:r>
          </w:p>
        </w:tc>
      </w:tr>
      <w:tr w:rsidRPr="009365C0" w:rsidR="009365C0" w14:paraId="657CBFD3" w14:textId="77777777">
        <w:trPr>
          <w:tblCellSpacing w:w="15" w:type="dxa"/>
        </w:trPr>
        <w:tc>
          <w:tcPr>
            <w:tcW w:w="0" w:type="auto"/>
            <w:vAlign w:val="center"/>
            <w:hideMark/>
          </w:tcPr>
          <w:p w:rsidRPr="009365C0" w:rsidR="009365C0" w:rsidP="009365C0" w:rsidRDefault="009365C0" w14:paraId="74172214" w14:textId="77777777">
            <w:pPr>
              <w:spacing w:after="0"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Bread</w:t>
            </w:r>
          </w:p>
        </w:tc>
        <w:tc>
          <w:tcPr>
            <w:tcW w:w="0" w:type="auto"/>
            <w:vAlign w:val="center"/>
            <w:hideMark/>
          </w:tcPr>
          <w:p w:rsidRPr="009365C0" w:rsidR="009365C0" w:rsidP="009365C0" w:rsidRDefault="009365C0" w14:paraId="36834863" w14:textId="77777777">
            <w:pPr>
              <w:spacing w:after="0"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3–5 days</w:t>
            </w:r>
          </w:p>
        </w:tc>
      </w:tr>
      <w:tr w:rsidRPr="009365C0" w:rsidR="009365C0" w14:paraId="419C21D0" w14:textId="77777777">
        <w:trPr>
          <w:tblCellSpacing w:w="15" w:type="dxa"/>
        </w:trPr>
        <w:tc>
          <w:tcPr>
            <w:tcW w:w="0" w:type="auto"/>
            <w:vAlign w:val="center"/>
            <w:hideMark/>
          </w:tcPr>
          <w:p w:rsidRPr="009365C0" w:rsidR="009365C0" w:rsidP="009365C0" w:rsidRDefault="009365C0" w14:paraId="7DD7F4E3" w14:textId="77777777">
            <w:pPr>
              <w:spacing w:after="0"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Fresh vegetables</w:t>
            </w:r>
          </w:p>
        </w:tc>
        <w:tc>
          <w:tcPr>
            <w:tcW w:w="0" w:type="auto"/>
            <w:vAlign w:val="center"/>
            <w:hideMark/>
          </w:tcPr>
          <w:p w:rsidRPr="009365C0" w:rsidR="009365C0" w:rsidP="009365C0" w:rsidRDefault="009365C0" w14:paraId="60DAB69A" w14:textId="77777777">
            <w:pPr>
              <w:spacing w:after="0"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5–7 days</w:t>
            </w:r>
          </w:p>
        </w:tc>
      </w:tr>
      <w:tr w:rsidRPr="009365C0" w:rsidR="009365C0" w14:paraId="73BD9A23" w14:textId="77777777">
        <w:trPr>
          <w:tblCellSpacing w:w="15" w:type="dxa"/>
        </w:trPr>
        <w:tc>
          <w:tcPr>
            <w:tcW w:w="0" w:type="auto"/>
            <w:vAlign w:val="center"/>
            <w:hideMark/>
          </w:tcPr>
          <w:p w:rsidRPr="009365C0" w:rsidR="009365C0" w:rsidP="009365C0" w:rsidRDefault="009365C0" w14:paraId="1DCA09AC" w14:textId="77777777">
            <w:pPr>
              <w:spacing w:after="0"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Yogurt</w:t>
            </w:r>
          </w:p>
        </w:tc>
        <w:tc>
          <w:tcPr>
            <w:tcW w:w="0" w:type="auto"/>
            <w:vAlign w:val="center"/>
            <w:hideMark/>
          </w:tcPr>
          <w:p w:rsidRPr="009365C0" w:rsidR="009365C0" w:rsidP="009365C0" w:rsidRDefault="009365C0" w14:paraId="6AE1CE8B" w14:textId="77777777">
            <w:pPr>
              <w:spacing w:after="0"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14–21 days</w:t>
            </w:r>
          </w:p>
        </w:tc>
      </w:tr>
      <w:tr w:rsidRPr="009365C0" w:rsidR="009365C0" w14:paraId="02E80C29" w14:textId="77777777">
        <w:trPr>
          <w:tblCellSpacing w:w="15" w:type="dxa"/>
        </w:trPr>
        <w:tc>
          <w:tcPr>
            <w:tcW w:w="0" w:type="auto"/>
            <w:vAlign w:val="center"/>
            <w:hideMark/>
          </w:tcPr>
          <w:p w:rsidRPr="009365C0" w:rsidR="009365C0" w:rsidP="009365C0" w:rsidRDefault="009365C0" w14:paraId="4BCF2348" w14:textId="77777777">
            <w:pPr>
              <w:spacing w:after="0"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Packaged snacks</w:t>
            </w:r>
          </w:p>
        </w:tc>
        <w:tc>
          <w:tcPr>
            <w:tcW w:w="0" w:type="auto"/>
            <w:vAlign w:val="center"/>
            <w:hideMark/>
          </w:tcPr>
          <w:p w:rsidRPr="009365C0" w:rsidR="009365C0" w:rsidP="009365C0" w:rsidRDefault="009365C0" w14:paraId="648950A7" w14:textId="77777777">
            <w:pPr>
              <w:spacing w:after="0"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Several months</w:t>
            </w:r>
          </w:p>
        </w:tc>
      </w:tr>
    </w:tbl>
    <w:p w:rsidRPr="009365C0" w:rsidR="009365C0" w:rsidP="009365C0" w:rsidRDefault="009365C0" w14:paraId="1B272D2E"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When a product is recorded in the system, the application will combine:</w:t>
      </w:r>
    </w:p>
    <w:p w:rsidRPr="009365C0" w:rsidR="009365C0" w:rsidP="009365C0" w:rsidRDefault="009365C0" w14:paraId="48FCFE9A"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b/>
          <w:bCs/>
          <w:kern w:val="0"/>
          <w14:ligatures w14:val="none"/>
        </w:rPr>
        <w:t>Purchase date + shelf-life duration</w:t>
      </w:r>
    </w:p>
    <w:p w:rsidRPr="009365C0" w:rsidR="009365C0" w:rsidP="009365C0" w:rsidRDefault="009365C0" w14:paraId="2CC02FF7"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to estimate the expected expiration date.</w:t>
      </w:r>
    </w:p>
    <w:p w:rsidRPr="009365C0" w:rsidR="009365C0" w:rsidP="009365C0" w:rsidRDefault="009365C0" w14:paraId="63FCDE49"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For example:</w:t>
      </w:r>
    </w:p>
    <w:p w:rsidRPr="009365C0" w:rsidR="009365C0" w:rsidP="009365C0" w:rsidRDefault="009365C0" w14:paraId="76E88243"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Purchase date: March 1</w:t>
      </w:r>
      <w:r w:rsidRPr="009365C0">
        <w:rPr>
          <w:rFonts w:ascii="Times New Roman" w:hAnsi="Times New Roman" w:eastAsia="Times New Roman" w:cs="Times New Roman"/>
          <w:kern w:val="0"/>
          <w14:ligatures w14:val="none"/>
        </w:rPr>
        <w:br/>
      </w:r>
      <w:r w:rsidRPr="009365C0">
        <w:rPr>
          <w:rFonts w:ascii="Times New Roman" w:hAnsi="Times New Roman" w:eastAsia="Times New Roman" w:cs="Times New Roman"/>
          <w:kern w:val="0"/>
          <w14:ligatures w14:val="none"/>
        </w:rPr>
        <w:t>Product category: Milk</w:t>
      </w:r>
      <w:r w:rsidRPr="009365C0">
        <w:rPr>
          <w:rFonts w:ascii="Times New Roman" w:hAnsi="Times New Roman" w:eastAsia="Times New Roman" w:cs="Times New Roman"/>
          <w:kern w:val="0"/>
          <w14:ligatures w14:val="none"/>
        </w:rPr>
        <w:br/>
      </w:r>
      <w:r w:rsidRPr="009365C0">
        <w:rPr>
          <w:rFonts w:ascii="Times New Roman" w:hAnsi="Times New Roman" w:eastAsia="Times New Roman" w:cs="Times New Roman"/>
          <w:kern w:val="0"/>
          <w14:ligatures w14:val="none"/>
        </w:rPr>
        <w:t>Estimated shelf life: 7 days</w:t>
      </w:r>
    </w:p>
    <w:p w:rsidRPr="009365C0" w:rsidR="009365C0" w:rsidP="009365C0" w:rsidRDefault="009365C0" w14:paraId="50DA4C2F"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Estimated expiration date: March 8</w:t>
      </w:r>
    </w:p>
    <w:p w:rsidRPr="009365C0" w:rsidR="009365C0" w:rsidP="009365C0" w:rsidRDefault="00D6122F" w14:paraId="61A98D0D" w14:textId="77777777">
      <w:pPr>
        <w:spacing w:after="0" w:line="240" w:lineRule="auto"/>
        <w:rPr>
          <w:rFonts w:ascii="Times New Roman" w:hAnsi="Times New Roman" w:eastAsia="Times New Roman" w:cs="Times New Roman"/>
          <w:kern w:val="0"/>
          <w14:ligatures w14:val="none"/>
        </w:rPr>
      </w:pPr>
      <w:r w:rsidRPr="00D6122F">
        <w:rPr>
          <w:rFonts w:ascii="Times New Roman" w:hAnsi="Times New Roman" w:eastAsia="Times New Roman" w:cs="Times New Roman"/>
          <w:noProof/>
          <w:kern w:val="0"/>
        </w:rPr>
        <w:pict w14:anchorId="2C1ACF12">
          <v:rect id="_x0000_i1046" style="width:451.3pt;height:.05pt;mso-width-percent:0;mso-height-percent:0;mso-width-percent:0;mso-height-percent:0" alt="" o:hr="t" o:hrstd="t" o:hralign="center" fillcolor="#a0a0a0" stroked="f"/>
        </w:pict>
      </w:r>
    </w:p>
    <w:p w:rsidRPr="009365C0" w:rsidR="009365C0" w:rsidP="009365C0" w:rsidRDefault="009365C0" w14:paraId="40950DBB"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9365C0">
        <w:rPr>
          <w:rFonts w:ascii="Times New Roman" w:hAnsi="Times New Roman" w:eastAsia="Times New Roman" w:cs="Times New Roman"/>
          <w:b/>
          <w:bCs/>
          <w:kern w:val="0"/>
          <w:sz w:val="27"/>
          <w:szCs w:val="27"/>
          <w14:ligatures w14:val="none"/>
        </w:rPr>
        <w:t>6. Expiration Monitoring and Notification</w:t>
      </w:r>
    </w:p>
    <w:p w:rsidRPr="009365C0" w:rsidR="009365C0" w:rsidP="009365C0" w:rsidRDefault="009365C0" w14:paraId="313C88E4"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Once expiration dates are estimated, the system will continuously monitor the user's stored food items.</w:t>
      </w:r>
    </w:p>
    <w:p w:rsidRPr="009365C0" w:rsidR="009365C0" w:rsidP="009365C0" w:rsidRDefault="009365C0" w14:paraId="7A5C5104"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 xml:space="preserve">When a product approaches its predicted expiration date, the application will send </w:t>
      </w:r>
      <w:r w:rsidRPr="009365C0">
        <w:rPr>
          <w:rFonts w:ascii="Times New Roman" w:hAnsi="Times New Roman" w:eastAsia="Times New Roman" w:cs="Times New Roman"/>
          <w:b/>
          <w:bCs/>
          <w:kern w:val="0"/>
          <w14:ligatures w14:val="none"/>
        </w:rPr>
        <w:t>notifications or reminders</w:t>
      </w:r>
      <w:r w:rsidRPr="009365C0">
        <w:rPr>
          <w:rFonts w:ascii="Times New Roman" w:hAnsi="Times New Roman" w:eastAsia="Times New Roman" w:cs="Times New Roman"/>
          <w:kern w:val="0"/>
          <w14:ligatures w14:val="none"/>
        </w:rPr>
        <w:t xml:space="preserve"> to the user. These reminders encourage users to consume food before it expires and help reduce unnecessary food waste.</w:t>
      </w:r>
    </w:p>
    <w:p w:rsidRPr="009365C0" w:rsidR="009365C0" w:rsidP="009365C0" w:rsidRDefault="00D6122F" w14:paraId="429CFD84" w14:textId="77777777">
      <w:pPr>
        <w:spacing w:after="0" w:line="240" w:lineRule="auto"/>
        <w:rPr>
          <w:rFonts w:ascii="Times New Roman" w:hAnsi="Times New Roman" w:eastAsia="Times New Roman" w:cs="Times New Roman"/>
          <w:kern w:val="0"/>
          <w14:ligatures w14:val="none"/>
        </w:rPr>
      </w:pPr>
      <w:r w:rsidRPr="00D6122F">
        <w:rPr>
          <w:rFonts w:ascii="Times New Roman" w:hAnsi="Times New Roman" w:eastAsia="Times New Roman" w:cs="Times New Roman"/>
          <w:noProof/>
          <w:kern w:val="0"/>
        </w:rPr>
        <w:pict w14:anchorId="1B86AADA">
          <v:rect id="_x0000_i1045" style="width:451.3pt;height:.05pt;mso-width-percent:0;mso-height-percent:0;mso-width-percent:0;mso-height-percent:0" alt="" o:hr="t" o:hrstd="t" o:hralign="center" fillcolor="#a0a0a0" stroked="f"/>
        </w:pict>
      </w:r>
    </w:p>
    <w:p w:rsidRPr="009365C0" w:rsidR="009365C0" w:rsidP="009365C0" w:rsidRDefault="009365C0" w14:paraId="1BB67C8F"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9365C0">
        <w:rPr>
          <w:rFonts w:ascii="Times New Roman" w:hAnsi="Times New Roman" w:eastAsia="Times New Roman" w:cs="Times New Roman"/>
          <w:b/>
          <w:bCs/>
          <w:kern w:val="0"/>
          <w:sz w:val="27"/>
          <w:szCs w:val="27"/>
          <w14:ligatures w14:val="none"/>
        </w:rPr>
        <w:t>Summary of the Proposed Solution</w:t>
      </w:r>
    </w:p>
    <w:p w:rsidRPr="009365C0" w:rsidR="009365C0" w:rsidP="009365C0" w:rsidRDefault="009365C0" w14:paraId="42D537FD"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 xml:space="preserve">The proposed system replaces difficult POS integration with a </w:t>
      </w:r>
      <w:r w:rsidRPr="009365C0">
        <w:rPr>
          <w:rFonts w:ascii="Times New Roman" w:hAnsi="Times New Roman" w:eastAsia="Times New Roman" w:cs="Times New Roman"/>
          <w:b/>
          <w:bCs/>
          <w:kern w:val="0"/>
          <w14:ligatures w14:val="none"/>
        </w:rPr>
        <w:t>receipt image recognition pipeline</w:t>
      </w:r>
      <w:r w:rsidRPr="009365C0">
        <w:rPr>
          <w:rFonts w:ascii="Times New Roman" w:hAnsi="Times New Roman" w:eastAsia="Times New Roman" w:cs="Times New Roman"/>
          <w:kern w:val="0"/>
          <w14:ligatures w14:val="none"/>
        </w:rPr>
        <w:t>, consisting of:</w:t>
      </w:r>
    </w:p>
    <w:p w:rsidRPr="009365C0" w:rsidR="009365C0" w:rsidP="009365C0" w:rsidRDefault="009365C0" w14:paraId="08D1CE0A" w14:textId="77777777">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Receipt image capture using mobile camera</w:t>
      </w:r>
    </w:p>
    <w:p w:rsidRPr="009365C0" w:rsidR="009365C0" w:rsidP="009365C0" w:rsidRDefault="009365C0" w14:paraId="73DA0309" w14:textId="77777777">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OCR for text extraction</w:t>
      </w:r>
    </w:p>
    <w:p w:rsidRPr="009365C0" w:rsidR="009365C0" w:rsidP="009365C0" w:rsidRDefault="009365C0" w14:paraId="0DB37353" w14:textId="77777777">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NLP for receipt information analysis</w:t>
      </w:r>
    </w:p>
    <w:p w:rsidRPr="009365C0" w:rsidR="009365C0" w:rsidP="009365C0" w:rsidRDefault="009365C0" w14:paraId="385BDECA" w14:textId="77777777">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Product classification into food categories</w:t>
      </w:r>
    </w:p>
    <w:p w:rsidRPr="009365C0" w:rsidR="009365C0" w:rsidP="009365C0" w:rsidRDefault="009365C0" w14:paraId="377EC898" w14:textId="77777777">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Expiration prediction using a shelf-life database</w:t>
      </w:r>
    </w:p>
    <w:p w:rsidRPr="009365C0" w:rsidR="009365C0" w:rsidP="009365C0" w:rsidRDefault="009365C0" w14:paraId="15E24790" w14:textId="77777777">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Automated notification system for expiration reminders</w:t>
      </w:r>
    </w:p>
    <w:p w:rsidRPr="009365C0" w:rsidR="009365C0" w:rsidP="009365C0" w:rsidRDefault="009365C0" w14:paraId="24E018B6"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This approach allows the application to function independently of retailer systems while still providing users with automated purchase tracking and food management capabilities.</w:t>
      </w:r>
    </w:p>
    <w:p w:rsidR="00E3068D" w:rsidRDefault="00E3068D" w14:paraId="5CECB7E3" w14:textId="77777777">
      <w:pPr>
        <w:rPr>
          <w:rFonts w:hAnsi="Times New Roman" w:cs="Times New Roman" w:asciiTheme="majorEastAsia" w:eastAsiaTheme="majorEastAsia"/>
        </w:rPr>
      </w:pPr>
    </w:p>
    <w:p w:rsidR="009365C0" w:rsidRDefault="009365C0" w14:paraId="13334BE6" w14:textId="436F5D49">
      <w:pPr>
        <w:rPr>
          <w:rFonts w:hAnsi="Times New Roman" w:cs="Times New Roman" w:asciiTheme="majorEastAsia" w:eastAsiaTheme="majorEastAsia"/>
          <w:b/>
          <w:bCs/>
          <w:sz w:val="48"/>
          <w:szCs w:val="48"/>
        </w:rPr>
      </w:pPr>
      <w:r w:rsidRPr="009365C0">
        <w:rPr>
          <w:rFonts w:hAnsi="Times New Roman" w:cs="Times New Roman" w:asciiTheme="majorEastAsia" w:eastAsiaTheme="majorEastAsia"/>
          <w:b/>
          <w:bCs/>
          <w:sz w:val="48"/>
          <w:szCs w:val="48"/>
        </w:rPr>
        <w:t>The Problem</w:t>
      </w:r>
      <w:r>
        <w:rPr>
          <w:rFonts w:hAnsi="Times New Roman" w:cs="Times New Roman" w:asciiTheme="majorEastAsia" w:eastAsiaTheme="majorEastAsia"/>
          <w:b/>
          <w:bCs/>
          <w:sz w:val="48"/>
          <w:szCs w:val="48"/>
        </w:rPr>
        <w:t>s</w:t>
      </w:r>
      <w:r w:rsidRPr="009365C0">
        <w:rPr>
          <w:rFonts w:hAnsi="Times New Roman" w:cs="Times New Roman" w:asciiTheme="majorEastAsia" w:eastAsiaTheme="majorEastAsia"/>
          <w:b/>
          <w:bCs/>
          <w:sz w:val="48"/>
          <w:szCs w:val="48"/>
        </w:rPr>
        <w:t xml:space="preserve"> still need to </w:t>
      </w:r>
      <w:r>
        <w:rPr>
          <w:rFonts w:hAnsi="Times New Roman" w:cs="Times New Roman" w:asciiTheme="majorEastAsia" w:eastAsiaTheme="majorEastAsia"/>
          <w:b/>
          <w:bCs/>
          <w:sz w:val="48"/>
          <w:szCs w:val="48"/>
        </w:rPr>
        <w:t>deal with</w:t>
      </w:r>
    </w:p>
    <w:p w:rsidRPr="009365C0" w:rsidR="009365C0" w:rsidP="009365C0" w:rsidRDefault="009365C0" w14:paraId="5D00031F" w14:textId="35810C03">
      <w:pPr>
        <w:pStyle w:val="ListParagraph"/>
        <w:numPr>
          <w:ilvl w:val="0"/>
          <w:numId w:val="12"/>
        </w:num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9365C0">
        <w:rPr>
          <w:rFonts w:ascii="Times New Roman" w:hAnsi="Times New Roman" w:eastAsia="Times New Roman" w:cs="Times New Roman"/>
          <w:b/>
          <w:bCs/>
          <w:kern w:val="0"/>
          <w:sz w:val="27"/>
          <w:szCs w:val="27"/>
          <w14:ligatures w14:val="none"/>
        </w:rPr>
        <w:t>Complexity of Automatically Extracting Receipt Information</w:t>
      </w:r>
    </w:p>
    <w:p w:rsidRPr="009365C0" w:rsidR="009365C0" w:rsidP="009365C0" w:rsidRDefault="009365C0" w14:paraId="6484B6B1"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Even if digital receipts are obtained through other methods, extracting meaningful information from receipts can be challenging. Grocery receipts may have different formats depending on the store, and the text layout can vary significantly.</w:t>
      </w:r>
    </w:p>
    <w:p w:rsidRPr="009365C0" w:rsidR="009365C0" w:rsidP="009365C0" w:rsidRDefault="009365C0" w14:paraId="52619CDC"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For example, receipts may contain:</w:t>
      </w:r>
    </w:p>
    <w:p w:rsidRPr="009365C0" w:rsidR="009365C0" w:rsidP="009365C0" w:rsidRDefault="009365C0" w14:paraId="05CB87BB" w14:textId="77777777">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abbreviated product names</w:t>
      </w:r>
    </w:p>
    <w:p w:rsidRPr="009365C0" w:rsidR="009365C0" w:rsidP="009365C0" w:rsidRDefault="009365C0" w14:paraId="6C22C24F" w14:textId="77777777">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irregular spacing</w:t>
      </w:r>
    </w:p>
    <w:p w:rsidRPr="009365C0" w:rsidR="009365C0" w:rsidP="009365C0" w:rsidRDefault="009365C0" w14:paraId="0C854571" w14:textId="77777777">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different pricing formats</w:t>
      </w:r>
    </w:p>
    <w:p w:rsidRPr="009365C0" w:rsidR="009365C0" w:rsidP="009365C0" w:rsidRDefault="009365C0" w14:paraId="6FC5B360" w14:textId="77777777">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promotional discounts</w:t>
      </w:r>
    </w:p>
    <w:p w:rsidRPr="009365C0" w:rsidR="009365C0" w:rsidP="009365C0" w:rsidRDefault="009365C0" w14:paraId="0E7F53FA"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These variations make it difficult to automatically identify the product names, prices, and quantities using simple text processing techniques. Therefore, more advanced techniques are required to accurately extract structured information from receipt images.</w:t>
      </w:r>
    </w:p>
    <w:p w:rsidRPr="009365C0" w:rsidR="009365C0" w:rsidP="009365C0" w:rsidRDefault="00D6122F" w14:paraId="45C55917" w14:textId="77777777">
      <w:pPr>
        <w:spacing w:after="0" w:line="240" w:lineRule="auto"/>
        <w:rPr>
          <w:rFonts w:ascii="Times New Roman" w:hAnsi="Times New Roman" w:eastAsia="Times New Roman" w:cs="Times New Roman"/>
          <w:kern w:val="0"/>
          <w14:ligatures w14:val="none"/>
        </w:rPr>
      </w:pPr>
      <w:r w:rsidRPr="00D6122F">
        <w:rPr>
          <w:rFonts w:ascii="Times New Roman" w:hAnsi="Times New Roman" w:eastAsia="Times New Roman" w:cs="Times New Roman"/>
          <w:noProof/>
          <w:kern w:val="0"/>
        </w:rPr>
        <w:pict w14:anchorId="61C1A5BC">
          <v:rect id="_x0000_i1044" style="width:451.3pt;height:.05pt;mso-width-percent:0;mso-height-percent:0;mso-width-percent:0;mso-height-percent:0" alt="" o:hr="t" o:hrstd="t" o:hralign="center" fillcolor="#a0a0a0" stroked="f"/>
        </w:pict>
      </w:r>
    </w:p>
    <w:p w:rsidRPr="009365C0" w:rsidR="009365C0" w:rsidP="009365C0" w:rsidRDefault="009365C0" w14:paraId="3EF794D5" w14:textId="2A82209C">
      <w:pPr>
        <w:pStyle w:val="ListParagraph"/>
        <w:numPr>
          <w:ilvl w:val="0"/>
          <w:numId w:val="12"/>
        </w:num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9365C0">
        <w:rPr>
          <w:rFonts w:ascii="Times New Roman" w:hAnsi="Times New Roman" w:eastAsia="Times New Roman" w:cs="Times New Roman"/>
          <w:b/>
          <w:bCs/>
          <w:kern w:val="0"/>
          <w:sz w:val="27"/>
          <w:szCs w:val="27"/>
          <w14:ligatures w14:val="none"/>
        </w:rPr>
        <w:t>Determining Product Expiration Dates</w:t>
      </w:r>
    </w:p>
    <w:p w:rsidRPr="009365C0" w:rsidR="009365C0" w:rsidP="009365C0" w:rsidRDefault="009365C0" w14:paraId="3B15822D"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Another challenge is determining the expiration date of purchased products when this information is not directly available from receipts or barcodes.</w:t>
      </w:r>
    </w:p>
    <w:p w:rsidRPr="009365C0" w:rsidR="009365C0" w:rsidP="009365C0" w:rsidRDefault="009365C0" w14:paraId="432FC72C"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Different types of food have different shelf lives. For example:</w:t>
      </w:r>
    </w:p>
    <w:p w:rsidRPr="009365C0" w:rsidR="009365C0" w:rsidP="009365C0" w:rsidRDefault="009365C0" w14:paraId="1AF8C01F" w14:textId="77777777">
      <w:pPr>
        <w:numPr>
          <w:ilvl w:val="0"/>
          <w:numId w:val="11"/>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Milk may expire within several days.</w:t>
      </w:r>
    </w:p>
    <w:p w:rsidRPr="009365C0" w:rsidR="009365C0" w:rsidP="009365C0" w:rsidRDefault="009365C0" w14:paraId="53EF36A2" w14:textId="77777777">
      <w:pPr>
        <w:numPr>
          <w:ilvl w:val="0"/>
          <w:numId w:val="11"/>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Bread may last only a few days.</w:t>
      </w:r>
    </w:p>
    <w:p w:rsidRPr="009365C0" w:rsidR="009365C0" w:rsidP="009365C0" w:rsidRDefault="009365C0" w14:paraId="1B0FC8BC" w14:textId="77777777">
      <w:pPr>
        <w:numPr>
          <w:ilvl w:val="0"/>
          <w:numId w:val="11"/>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Packaged snacks may last several months.</w:t>
      </w:r>
    </w:p>
    <w:p w:rsidRPr="009365C0" w:rsidR="009365C0" w:rsidP="009365C0" w:rsidRDefault="009365C0" w14:paraId="47948CA5"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 xml:space="preserve">Therefore, the system must have a method to </w:t>
      </w:r>
      <w:r w:rsidRPr="009365C0">
        <w:rPr>
          <w:rFonts w:ascii="Times New Roman" w:hAnsi="Times New Roman" w:eastAsia="Times New Roman" w:cs="Times New Roman"/>
          <w:b/>
          <w:bCs/>
          <w:kern w:val="0"/>
          <w14:ligatures w14:val="none"/>
        </w:rPr>
        <w:t>estimate expiration dates based on product categories and typical shelf-life data</w:t>
      </w:r>
      <w:r w:rsidRPr="009365C0">
        <w:rPr>
          <w:rFonts w:ascii="Times New Roman" w:hAnsi="Times New Roman" w:eastAsia="Times New Roman" w:cs="Times New Roman"/>
          <w:kern w:val="0"/>
          <w14:ligatures w14:val="none"/>
        </w:rPr>
        <w:t>, which requires building and maintaining a food expiration knowledge database.</w:t>
      </w:r>
    </w:p>
    <w:p w:rsidRPr="009365C0" w:rsidR="009365C0" w:rsidP="009365C0" w:rsidRDefault="009365C0" w14:paraId="6588CF18" w14:textId="77777777">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sidRPr="009365C0">
        <w:rPr>
          <w:rFonts w:ascii="Times New Roman" w:hAnsi="Times New Roman" w:eastAsia="Times New Roman" w:cs="Times New Roman"/>
          <w:b/>
          <w:bCs/>
          <w:kern w:val="36"/>
          <w:sz w:val="48"/>
          <w:szCs w:val="48"/>
          <w14:ligatures w14:val="none"/>
        </w:rPr>
        <w:t>System Architecture (Diagram-Level Explanation)</w:t>
      </w:r>
    </w:p>
    <w:p w:rsidRPr="009365C0" w:rsidR="009365C0" w:rsidP="009365C0" w:rsidRDefault="009365C0" w14:paraId="4C7DCADF"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 xml:space="preserve">The proposed system will follow a </w:t>
      </w:r>
      <w:r w:rsidRPr="009365C0">
        <w:rPr>
          <w:rFonts w:ascii="Times New Roman" w:hAnsi="Times New Roman" w:eastAsia="Times New Roman" w:cs="Times New Roman"/>
          <w:b/>
          <w:bCs/>
          <w:kern w:val="0"/>
          <w14:ligatures w14:val="none"/>
        </w:rPr>
        <w:t>multi-layer architecture</w:t>
      </w:r>
      <w:r w:rsidRPr="009365C0">
        <w:rPr>
          <w:rFonts w:ascii="Times New Roman" w:hAnsi="Times New Roman" w:eastAsia="Times New Roman" w:cs="Times New Roman"/>
          <w:kern w:val="0"/>
          <w14:ligatures w14:val="none"/>
        </w:rPr>
        <w:t xml:space="preserve"> consisting of a mobile application, backend processing services, and a database system. This architecture allows the system to efficiently capture receipt data, process information using machine learning techniques, and provide intelligent feedback to users.</w:t>
      </w:r>
    </w:p>
    <w:p w:rsidRPr="009365C0" w:rsidR="009365C0" w:rsidP="009365C0" w:rsidRDefault="009365C0" w14:paraId="10DCB038"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At a high level, the system consists of four main components:</w:t>
      </w:r>
    </w:p>
    <w:p w:rsidRPr="009365C0" w:rsidR="009365C0" w:rsidP="009365C0" w:rsidRDefault="009365C0" w14:paraId="7D611AB3" w14:textId="77777777">
      <w:pPr>
        <w:numPr>
          <w:ilvl w:val="0"/>
          <w:numId w:val="13"/>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b/>
          <w:bCs/>
          <w:kern w:val="0"/>
          <w14:ligatures w14:val="none"/>
        </w:rPr>
        <w:t>Mobile Application Layer</w:t>
      </w:r>
    </w:p>
    <w:p w:rsidRPr="009365C0" w:rsidR="009365C0" w:rsidP="009365C0" w:rsidRDefault="009365C0" w14:paraId="114A3460" w14:textId="77777777">
      <w:pPr>
        <w:numPr>
          <w:ilvl w:val="0"/>
          <w:numId w:val="13"/>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b/>
          <w:bCs/>
          <w:kern w:val="0"/>
          <w14:ligatures w14:val="none"/>
        </w:rPr>
        <w:t>Image Processing and Data Extraction Layer</w:t>
      </w:r>
    </w:p>
    <w:p w:rsidRPr="009365C0" w:rsidR="009365C0" w:rsidP="009365C0" w:rsidRDefault="009365C0" w14:paraId="66C7F734" w14:textId="77777777">
      <w:pPr>
        <w:numPr>
          <w:ilvl w:val="0"/>
          <w:numId w:val="13"/>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b/>
          <w:bCs/>
          <w:kern w:val="0"/>
          <w14:ligatures w14:val="none"/>
        </w:rPr>
        <w:t>Backend Processing and Data Analysis Layer</w:t>
      </w:r>
    </w:p>
    <w:p w:rsidRPr="009365C0" w:rsidR="009365C0" w:rsidP="009365C0" w:rsidRDefault="009365C0" w14:paraId="206365CD" w14:textId="77777777">
      <w:pPr>
        <w:numPr>
          <w:ilvl w:val="0"/>
          <w:numId w:val="13"/>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b/>
          <w:bCs/>
          <w:kern w:val="0"/>
          <w14:ligatures w14:val="none"/>
        </w:rPr>
        <w:t>Database and Knowledge Base Layer</w:t>
      </w:r>
    </w:p>
    <w:p w:rsidRPr="009365C0" w:rsidR="009365C0" w:rsidP="009365C0" w:rsidRDefault="009365C0" w14:paraId="20453022"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These components work together to capture receipt images, extract purchase information, store the data, and generate insights for the user.</w:t>
      </w:r>
    </w:p>
    <w:p w:rsidRPr="009365C0" w:rsidR="009365C0" w:rsidP="009365C0" w:rsidRDefault="00D6122F" w14:paraId="195446D8" w14:textId="77777777">
      <w:pPr>
        <w:spacing w:after="0" w:line="240" w:lineRule="auto"/>
        <w:rPr>
          <w:rFonts w:ascii="Times New Roman" w:hAnsi="Times New Roman" w:eastAsia="Times New Roman" w:cs="Times New Roman"/>
          <w:kern w:val="0"/>
          <w14:ligatures w14:val="none"/>
        </w:rPr>
      </w:pPr>
      <w:r w:rsidRPr="00D6122F">
        <w:rPr>
          <w:rFonts w:ascii="Times New Roman" w:hAnsi="Times New Roman" w:eastAsia="Times New Roman" w:cs="Times New Roman"/>
          <w:noProof/>
          <w:kern w:val="0"/>
        </w:rPr>
        <w:pict w14:anchorId="3AE477ED">
          <v:rect id="_x0000_i1043" style="width:451.3pt;height:.05pt;mso-width-percent:0;mso-height-percent:0;mso-width-percent:0;mso-height-percent:0" alt="" o:hr="t" o:hrstd="t" o:hralign="center" fillcolor="#a0a0a0" stroked="f"/>
        </w:pict>
      </w:r>
    </w:p>
    <w:p w:rsidRPr="009365C0" w:rsidR="009365C0" w:rsidP="009365C0" w:rsidRDefault="009365C0" w14:paraId="512E92AD"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9365C0">
        <w:rPr>
          <w:rFonts w:ascii="Times New Roman" w:hAnsi="Times New Roman" w:eastAsia="Times New Roman" w:cs="Times New Roman"/>
          <w:b/>
          <w:bCs/>
          <w:kern w:val="0"/>
          <w:sz w:val="27"/>
          <w:szCs w:val="27"/>
          <w14:ligatures w14:val="none"/>
        </w:rPr>
        <w:t>1. Mobile Application Layer</w:t>
      </w:r>
    </w:p>
    <w:p w:rsidRPr="009365C0" w:rsidR="009365C0" w:rsidP="009365C0" w:rsidRDefault="009365C0" w14:paraId="02BDD842"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 xml:space="preserve">The mobile application serves as the </w:t>
      </w:r>
      <w:r w:rsidRPr="009365C0">
        <w:rPr>
          <w:rFonts w:ascii="Times New Roman" w:hAnsi="Times New Roman" w:eastAsia="Times New Roman" w:cs="Times New Roman"/>
          <w:b/>
          <w:bCs/>
          <w:kern w:val="0"/>
          <w14:ligatures w14:val="none"/>
        </w:rPr>
        <w:t>primary user interface</w:t>
      </w:r>
      <w:r w:rsidRPr="009365C0">
        <w:rPr>
          <w:rFonts w:ascii="Times New Roman" w:hAnsi="Times New Roman" w:eastAsia="Times New Roman" w:cs="Times New Roman"/>
          <w:kern w:val="0"/>
          <w14:ligatures w14:val="none"/>
        </w:rPr>
        <w:t xml:space="preserve"> of the system. Users interact with the system through this application to capture receipts, view purchase history, and receive food expiration reminders.</w:t>
      </w:r>
    </w:p>
    <w:p w:rsidRPr="009365C0" w:rsidR="009365C0" w:rsidP="009365C0" w:rsidRDefault="009365C0" w14:paraId="481E148C"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The mobile application provides several key functions:</w:t>
      </w:r>
    </w:p>
    <w:p w:rsidRPr="009365C0" w:rsidR="009365C0" w:rsidP="009365C0" w:rsidRDefault="009365C0" w14:paraId="45071E05" w14:textId="77777777">
      <w:pPr>
        <w:numPr>
          <w:ilvl w:val="0"/>
          <w:numId w:val="14"/>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Capturing receipt images using the smartphone camera</w:t>
      </w:r>
    </w:p>
    <w:p w:rsidRPr="009365C0" w:rsidR="009365C0" w:rsidP="009365C0" w:rsidRDefault="009365C0" w14:paraId="3D178A85" w14:textId="77777777">
      <w:pPr>
        <w:numPr>
          <w:ilvl w:val="0"/>
          <w:numId w:val="14"/>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Uploading receipt images to the backend server</w:t>
      </w:r>
    </w:p>
    <w:p w:rsidRPr="009365C0" w:rsidR="009365C0" w:rsidP="009365C0" w:rsidRDefault="009365C0" w14:paraId="4B29EEF3" w14:textId="77777777">
      <w:pPr>
        <w:numPr>
          <w:ilvl w:val="0"/>
          <w:numId w:val="14"/>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Displaying extracted purchase information</w:t>
      </w:r>
    </w:p>
    <w:p w:rsidRPr="009365C0" w:rsidR="009365C0" w:rsidP="009365C0" w:rsidRDefault="009365C0" w14:paraId="22C0C9EE" w14:textId="77777777">
      <w:pPr>
        <w:numPr>
          <w:ilvl w:val="0"/>
          <w:numId w:val="14"/>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Showing spending analysis and purchase history</w:t>
      </w:r>
    </w:p>
    <w:p w:rsidRPr="009365C0" w:rsidR="009365C0" w:rsidP="009365C0" w:rsidRDefault="009365C0" w14:paraId="590F6748" w14:textId="77777777">
      <w:pPr>
        <w:numPr>
          <w:ilvl w:val="0"/>
          <w:numId w:val="14"/>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Providing food expiration notifications</w:t>
      </w:r>
    </w:p>
    <w:p w:rsidRPr="009365C0" w:rsidR="009365C0" w:rsidP="009365C0" w:rsidRDefault="009365C0" w14:paraId="3EFA1B5C" w14:textId="77777777">
      <w:pPr>
        <w:numPr>
          <w:ilvl w:val="0"/>
          <w:numId w:val="14"/>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Offering AI-based shopping suggestions</w:t>
      </w:r>
    </w:p>
    <w:p w:rsidRPr="009365C0" w:rsidR="009365C0" w:rsidP="009365C0" w:rsidRDefault="009365C0" w14:paraId="1BF868F9"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The mobile application sends receipt images to the backend server for processing and receives structured purchase data in return.</w:t>
      </w:r>
    </w:p>
    <w:p w:rsidRPr="009365C0" w:rsidR="009365C0" w:rsidP="009365C0" w:rsidRDefault="00D6122F" w14:paraId="23DFD60D" w14:textId="77777777">
      <w:pPr>
        <w:spacing w:after="0" w:line="240" w:lineRule="auto"/>
        <w:rPr>
          <w:rFonts w:ascii="Times New Roman" w:hAnsi="Times New Roman" w:eastAsia="Times New Roman" w:cs="Times New Roman"/>
          <w:kern w:val="0"/>
          <w14:ligatures w14:val="none"/>
        </w:rPr>
      </w:pPr>
      <w:r w:rsidRPr="00D6122F">
        <w:rPr>
          <w:rFonts w:ascii="Times New Roman" w:hAnsi="Times New Roman" w:eastAsia="Times New Roman" w:cs="Times New Roman"/>
          <w:noProof/>
          <w:kern w:val="0"/>
        </w:rPr>
        <w:pict w14:anchorId="69D98F32">
          <v:rect id="_x0000_i1042" style="width:451.3pt;height:.05pt;mso-width-percent:0;mso-height-percent:0;mso-width-percent:0;mso-height-percent:0" alt="" o:hr="t" o:hrstd="t" o:hralign="center" fillcolor="#a0a0a0" stroked="f"/>
        </w:pict>
      </w:r>
    </w:p>
    <w:p w:rsidRPr="009365C0" w:rsidR="009365C0" w:rsidP="009365C0" w:rsidRDefault="009365C0" w14:paraId="5D237009"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9365C0">
        <w:rPr>
          <w:rFonts w:ascii="Times New Roman" w:hAnsi="Times New Roman" w:eastAsia="Times New Roman" w:cs="Times New Roman"/>
          <w:b/>
          <w:bCs/>
          <w:kern w:val="0"/>
          <w:sz w:val="27"/>
          <w:szCs w:val="27"/>
          <w14:ligatures w14:val="none"/>
        </w:rPr>
        <w:t>2. Image Processing and Data Extraction Layer</w:t>
      </w:r>
    </w:p>
    <w:p w:rsidRPr="009365C0" w:rsidR="009365C0" w:rsidP="009365C0" w:rsidRDefault="009365C0" w14:paraId="338DF5C4"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 xml:space="preserve">After a receipt image is uploaded, the system processes the image using </w:t>
      </w:r>
      <w:r w:rsidRPr="009365C0">
        <w:rPr>
          <w:rFonts w:ascii="Times New Roman" w:hAnsi="Times New Roman" w:eastAsia="Times New Roman" w:cs="Times New Roman"/>
          <w:b/>
          <w:bCs/>
          <w:kern w:val="0"/>
          <w14:ligatures w14:val="none"/>
        </w:rPr>
        <w:t>Optical Character Recognition (OCR)</w:t>
      </w:r>
      <w:r w:rsidRPr="009365C0">
        <w:rPr>
          <w:rFonts w:ascii="Times New Roman" w:hAnsi="Times New Roman" w:eastAsia="Times New Roman" w:cs="Times New Roman"/>
          <w:kern w:val="0"/>
          <w14:ligatures w14:val="none"/>
        </w:rPr>
        <w:t xml:space="preserve"> techniques.</w:t>
      </w:r>
    </w:p>
    <w:p w:rsidRPr="009365C0" w:rsidR="009365C0" w:rsidP="009365C0" w:rsidRDefault="009365C0" w14:paraId="681A3AA4"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This layer performs the following tasks:</w:t>
      </w:r>
    </w:p>
    <w:p w:rsidRPr="009365C0" w:rsidR="009365C0" w:rsidP="009365C0" w:rsidRDefault="009365C0" w14:paraId="514888A2" w14:textId="77777777">
      <w:pPr>
        <w:numPr>
          <w:ilvl w:val="0"/>
          <w:numId w:val="15"/>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b/>
          <w:bCs/>
          <w:kern w:val="0"/>
          <w14:ligatures w14:val="none"/>
        </w:rPr>
        <w:t>Image preprocessing</w:t>
      </w:r>
    </w:p>
    <w:p w:rsidRPr="009365C0" w:rsidR="009365C0" w:rsidP="009365C0" w:rsidRDefault="009365C0" w14:paraId="66AE8DA2" w14:textId="77777777">
      <w:pPr>
        <w:numPr>
          <w:ilvl w:val="1"/>
          <w:numId w:val="15"/>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Improve image quality</w:t>
      </w:r>
    </w:p>
    <w:p w:rsidRPr="009365C0" w:rsidR="009365C0" w:rsidP="009365C0" w:rsidRDefault="009365C0" w14:paraId="517C7770" w14:textId="77777777">
      <w:pPr>
        <w:numPr>
          <w:ilvl w:val="1"/>
          <w:numId w:val="15"/>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Adjust brightness and contrast</w:t>
      </w:r>
    </w:p>
    <w:p w:rsidRPr="009365C0" w:rsidR="009365C0" w:rsidP="009365C0" w:rsidRDefault="009365C0" w14:paraId="2EFED9A2" w14:textId="77777777">
      <w:pPr>
        <w:numPr>
          <w:ilvl w:val="1"/>
          <w:numId w:val="15"/>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Detect receipt boundaries</w:t>
      </w:r>
    </w:p>
    <w:p w:rsidRPr="009365C0" w:rsidR="009365C0" w:rsidP="009365C0" w:rsidRDefault="009365C0" w14:paraId="01EFDC72" w14:textId="77777777">
      <w:pPr>
        <w:numPr>
          <w:ilvl w:val="0"/>
          <w:numId w:val="15"/>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b/>
          <w:bCs/>
          <w:kern w:val="0"/>
          <w14:ligatures w14:val="none"/>
        </w:rPr>
        <w:t>Text extraction using OCR</w:t>
      </w:r>
    </w:p>
    <w:p w:rsidRPr="009365C0" w:rsidR="009365C0" w:rsidP="009365C0" w:rsidRDefault="009365C0" w14:paraId="69E8A48E" w14:textId="77777777">
      <w:pPr>
        <w:numPr>
          <w:ilvl w:val="1"/>
          <w:numId w:val="15"/>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Detect text regions in the receipt image</w:t>
      </w:r>
    </w:p>
    <w:p w:rsidRPr="009365C0" w:rsidR="009365C0" w:rsidP="009365C0" w:rsidRDefault="009365C0" w14:paraId="1CFDBCB3" w14:textId="77777777">
      <w:pPr>
        <w:numPr>
          <w:ilvl w:val="1"/>
          <w:numId w:val="15"/>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Convert image text into machine-readable text</w:t>
      </w:r>
    </w:p>
    <w:p w:rsidRPr="009365C0" w:rsidR="009365C0" w:rsidP="009365C0" w:rsidRDefault="009365C0" w14:paraId="4D3CD2BA"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The extracted raw text will include information such as product names, prices, purchase date, and store information.</w:t>
      </w:r>
    </w:p>
    <w:p w:rsidRPr="009365C0" w:rsidR="009365C0" w:rsidP="009365C0" w:rsidRDefault="00D6122F" w14:paraId="316D1026" w14:textId="77777777">
      <w:pPr>
        <w:spacing w:after="0" w:line="240" w:lineRule="auto"/>
        <w:rPr>
          <w:rFonts w:ascii="Times New Roman" w:hAnsi="Times New Roman" w:eastAsia="Times New Roman" w:cs="Times New Roman"/>
          <w:kern w:val="0"/>
          <w14:ligatures w14:val="none"/>
        </w:rPr>
      </w:pPr>
      <w:r w:rsidRPr="00D6122F">
        <w:rPr>
          <w:rFonts w:ascii="Times New Roman" w:hAnsi="Times New Roman" w:eastAsia="Times New Roman" w:cs="Times New Roman"/>
          <w:noProof/>
          <w:kern w:val="0"/>
        </w:rPr>
        <w:pict w14:anchorId="5A5751AC">
          <v:rect id="_x0000_i1041" style="width:451.3pt;height:.05pt;mso-width-percent:0;mso-height-percent:0;mso-width-percent:0;mso-height-percent:0" alt="" o:hr="t" o:hrstd="t" o:hralign="center" fillcolor="#a0a0a0" stroked="f"/>
        </w:pict>
      </w:r>
    </w:p>
    <w:p w:rsidRPr="009365C0" w:rsidR="009365C0" w:rsidP="009365C0" w:rsidRDefault="009365C0" w14:paraId="40114ED5"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9365C0">
        <w:rPr>
          <w:rFonts w:ascii="Times New Roman" w:hAnsi="Times New Roman" w:eastAsia="Times New Roman" w:cs="Times New Roman"/>
          <w:b/>
          <w:bCs/>
          <w:kern w:val="0"/>
          <w:sz w:val="27"/>
          <w:szCs w:val="27"/>
          <w14:ligatures w14:val="none"/>
        </w:rPr>
        <w:t>3. Backend Processing and Data Analysis Layer</w:t>
      </w:r>
    </w:p>
    <w:p w:rsidRPr="009365C0" w:rsidR="009365C0" w:rsidP="009365C0" w:rsidRDefault="009365C0" w14:paraId="730A10BA"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 xml:space="preserve">Once the receipt text has been extracted, the backend system performs </w:t>
      </w:r>
      <w:r w:rsidRPr="009365C0">
        <w:rPr>
          <w:rFonts w:ascii="Times New Roman" w:hAnsi="Times New Roman" w:eastAsia="Times New Roman" w:cs="Times New Roman"/>
          <w:b/>
          <w:bCs/>
          <w:kern w:val="0"/>
          <w14:ligatures w14:val="none"/>
        </w:rPr>
        <w:t>Natural Language Processing (NLP)</w:t>
      </w:r>
      <w:r w:rsidRPr="009365C0">
        <w:rPr>
          <w:rFonts w:ascii="Times New Roman" w:hAnsi="Times New Roman" w:eastAsia="Times New Roman" w:cs="Times New Roman"/>
          <w:kern w:val="0"/>
          <w14:ligatures w14:val="none"/>
        </w:rPr>
        <w:t xml:space="preserve"> and data analysis to structure the receipt data.</w:t>
      </w:r>
    </w:p>
    <w:p w:rsidRPr="009365C0" w:rsidR="009365C0" w:rsidP="009365C0" w:rsidRDefault="009365C0" w14:paraId="6430971F"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The backend processing layer performs several operations:</w:t>
      </w:r>
    </w:p>
    <w:p w:rsidRPr="009365C0" w:rsidR="009365C0" w:rsidP="009365C0" w:rsidRDefault="009365C0" w14:paraId="37225B27" w14:textId="77777777">
      <w:pPr>
        <w:numPr>
          <w:ilvl w:val="0"/>
          <w:numId w:val="16"/>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Identifying individual purchased items from the receipt text</w:t>
      </w:r>
    </w:p>
    <w:p w:rsidRPr="009365C0" w:rsidR="009365C0" w:rsidP="009365C0" w:rsidRDefault="009365C0" w14:paraId="3C0FA74F" w14:textId="77777777">
      <w:pPr>
        <w:numPr>
          <w:ilvl w:val="0"/>
          <w:numId w:val="16"/>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Extracting product names, prices, and quantities</w:t>
      </w:r>
    </w:p>
    <w:p w:rsidRPr="009365C0" w:rsidR="009365C0" w:rsidP="009365C0" w:rsidRDefault="009365C0" w14:paraId="3F9247C2" w14:textId="77777777">
      <w:pPr>
        <w:numPr>
          <w:ilvl w:val="0"/>
          <w:numId w:val="16"/>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Organizing items into structured purchase records</w:t>
      </w:r>
    </w:p>
    <w:p w:rsidRPr="009365C0" w:rsidR="009365C0" w:rsidP="009365C0" w:rsidRDefault="009365C0" w14:paraId="69D7B0F2" w14:textId="77777777">
      <w:pPr>
        <w:numPr>
          <w:ilvl w:val="0"/>
          <w:numId w:val="16"/>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Classifying products into predefined food categories</w:t>
      </w:r>
    </w:p>
    <w:p w:rsidRPr="009365C0" w:rsidR="009365C0" w:rsidP="009365C0" w:rsidRDefault="009365C0" w14:paraId="12AC1B18"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This structured data is then stored in the database and used for additional analysis.</w:t>
      </w:r>
    </w:p>
    <w:p w:rsidRPr="009365C0" w:rsidR="009365C0" w:rsidP="009365C0" w:rsidRDefault="009365C0" w14:paraId="6F981FC3"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 xml:space="preserve">The backend also includes an </w:t>
      </w:r>
      <w:r w:rsidRPr="009365C0">
        <w:rPr>
          <w:rFonts w:ascii="Times New Roman" w:hAnsi="Times New Roman" w:eastAsia="Times New Roman" w:cs="Times New Roman"/>
          <w:b/>
          <w:bCs/>
          <w:kern w:val="0"/>
          <w14:ligatures w14:val="none"/>
        </w:rPr>
        <w:t>AI-based recommendation module</w:t>
      </w:r>
      <w:r w:rsidRPr="009365C0">
        <w:rPr>
          <w:rFonts w:ascii="Times New Roman" w:hAnsi="Times New Roman" w:eastAsia="Times New Roman" w:cs="Times New Roman"/>
          <w:kern w:val="0"/>
          <w14:ligatures w14:val="none"/>
        </w:rPr>
        <w:t xml:space="preserve"> that </w:t>
      </w:r>
      <w:proofErr w:type="spellStart"/>
      <w:r w:rsidRPr="009365C0">
        <w:rPr>
          <w:rFonts w:ascii="Times New Roman" w:hAnsi="Times New Roman" w:eastAsia="Times New Roman" w:cs="Times New Roman"/>
          <w:kern w:val="0"/>
          <w14:ligatures w14:val="none"/>
        </w:rPr>
        <w:t>analyzes</w:t>
      </w:r>
      <w:proofErr w:type="spellEnd"/>
      <w:r w:rsidRPr="009365C0">
        <w:rPr>
          <w:rFonts w:ascii="Times New Roman" w:hAnsi="Times New Roman" w:eastAsia="Times New Roman" w:cs="Times New Roman"/>
          <w:kern w:val="0"/>
          <w14:ligatures w14:val="none"/>
        </w:rPr>
        <w:t xml:space="preserve"> user purchasing </w:t>
      </w:r>
      <w:proofErr w:type="spellStart"/>
      <w:r w:rsidRPr="009365C0">
        <w:rPr>
          <w:rFonts w:ascii="Times New Roman" w:hAnsi="Times New Roman" w:eastAsia="Times New Roman" w:cs="Times New Roman"/>
          <w:kern w:val="0"/>
          <w14:ligatures w14:val="none"/>
        </w:rPr>
        <w:t>behavior</w:t>
      </w:r>
      <w:proofErr w:type="spellEnd"/>
      <w:r w:rsidRPr="009365C0">
        <w:rPr>
          <w:rFonts w:ascii="Times New Roman" w:hAnsi="Times New Roman" w:eastAsia="Times New Roman" w:cs="Times New Roman"/>
          <w:kern w:val="0"/>
          <w14:ligatures w14:val="none"/>
        </w:rPr>
        <w:t xml:space="preserve"> and provides personalized shopping suggestions.</w:t>
      </w:r>
    </w:p>
    <w:p w:rsidRPr="009365C0" w:rsidR="009365C0" w:rsidP="009365C0" w:rsidRDefault="00D6122F" w14:paraId="3A0776F3" w14:textId="77777777">
      <w:pPr>
        <w:spacing w:after="0" w:line="240" w:lineRule="auto"/>
        <w:rPr>
          <w:rFonts w:ascii="Times New Roman" w:hAnsi="Times New Roman" w:eastAsia="Times New Roman" w:cs="Times New Roman"/>
          <w:kern w:val="0"/>
          <w14:ligatures w14:val="none"/>
        </w:rPr>
      </w:pPr>
      <w:r w:rsidRPr="00D6122F">
        <w:rPr>
          <w:rFonts w:ascii="Times New Roman" w:hAnsi="Times New Roman" w:eastAsia="Times New Roman" w:cs="Times New Roman"/>
          <w:noProof/>
          <w:kern w:val="0"/>
        </w:rPr>
        <w:pict w14:anchorId="62E50B86">
          <v:rect id="_x0000_i1040" style="width:451.3pt;height:.05pt;mso-width-percent:0;mso-height-percent:0;mso-width-percent:0;mso-height-percent:0" alt="" o:hr="t" o:hrstd="t" o:hralign="center" fillcolor="#a0a0a0" stroked="f"/>
        </w:pict>
      </w:r>
    </w:p>
    <w:p w:rsidRPr="009365C0" w:rsidR="009365C0" w:rsidP="009365C0" w:rsidRDefault="009365C0" w14:paraId="4B6B0C89"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9365C0">
        <w:rPr>
          <w:rFonts w:ascii="Times New Roman" w:hAnsi="Times New Roman" w:eastAsia="Times New Roman" w:cs="Times New Roman"/>
          <w:b/>
          <w:bCs/>
          <w:kern w:val="0"/>
          <w:sz w:val="27"/>
          <w:szCs w:val="27"/>
          <w14:ligatures w14:val="none"/>
        </w:rPr>
        <w:t>4. Database and Knowledge Base Layer</w:t>
      </w:r>
    </w:p>
    <w:p w:rsidRPr="009365C0" w:rsidR="009365C0" w:rsidP="009365C0" w:rsidRDefault="009365C0" w14:paraId="64CCCFD0"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The database layer stores all relevant information required by the system. This includes:</w:t>
      </w:r>
    </w:p>
    <w:p w:rsidRPr="009365C0" w:rsidR="009365C0" w:rsidP="009365C0" w:rsidRDefault="009365C0" w14:paraId="204D5BEB" w14:textId="77777777">
      <w:pPr>
        <w:numPr>
          <w:ilvl w:val="0"/>
          <w:numId w:val="17"/>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User account information</w:t>
      </w:r>
    </w:p>
    <w:p w:rsidRPr="009365C0" w:rsidR="009365C0" w:rsidP="009365C0" w:rsidRDefault="009365C0" w14:paraId="52CC1BCA" w14:textId="77777777">
      <w:pPr>
        <w:numPr>
          <w:ilvl w:val="0"/>
          <w:numId w:val="17"/>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Purchase history records</w:t>
      </w:r>
    </w:p>
    <w:p w:rsidRPr="009365C0" w:rsidR="009365C0" w:rsidP="009365C0" w:rsidRDefault="009365C0" w14:paraId="7B52F0EA" w14:textId="77777777">
      <w:pPr>
        <w:numPr>
          <w:ilvl w:val="0"/>
          <w:numId w:val="17"/>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Product categories</w:t>
      </w:r>
    </w:p>
    <w:p w:rsidRPr="009365C0" w:rsidR="009365C0" w:rsidP="009365C0" w:rsidRDefault="009365C0" w14:paraId="37F14DB9" w14:textId="77777777">
      <w:pPr>
        <w:numPr>
          <w:ilvl w:val="0"/>
          <w:numId w:val="17"/>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Food shelf-life data</w:t>
      </w:r>
    </w:p>
    <w:p w:rsidRPr="009365C0" w:rsidR="009365C0" w:rsidP="009365C0" w:rsidRDefault="009365C0" w14:paraId="3F3F90B1" w14:textId="77777777">
      <w:pPr>
        <w:numPr>
          <w:ilvl w:val="0"/>
          <w:numId w:val="17"/>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Predicted expiration dates</w:t>
      </w:r>
    </w:p>
    <w:p w:rsidRPr="009365C0" w:rsidR="009365C0" w:rsidP="009365C0" w:rsidRDefault="009365C0" w14:paraId="049EB204"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 xml:space="preserve">The </w:t>
      </w:r>
      <w:r w:rsidRPr="009365C0">
        <w:rPr>
          <w:rFonts w:ascii="Times New Roman" w:hAnsi="Times New Roman" w:eastAsia="Times New Roman" w:cs="Times New Roman"/>
          <w:b/>
          <w:bCs/>
          <w:kern w:val="0"/>
          <w14:ligatures w14:val="none"/>
        </w:rPr>
        <w:t>food shelf-life database</w:t>
      </w:r>
      <w:r w:rsidRPr="009365C0">
        <w:rPr>
          <w:rFonts w:ascii="Times New Roman" w:hAnsi="Times New Roman" w:eastAsia="Times New Roman" w:cs="Times New Roman"/>
          <w:kern w:val="0"/>
          <w14:ligatures w14:val="none"/>
        </w:rPr>
        <w:t xml:space="preserve"> plays an important role in the system. It stores typical shelf-life durations for different types of food products. When a purchase is recorded, the system uses this information to estimate the expiration date of each item.</w:t>
      </w:r>
    </w:p>
    <w:p w:rsidRPr="009365C0" w:rsidR="009365C0" w:rsidP="009365C0" w:rsidRDefault="009365C0" w14:paraId="57200384"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For example:</w:t>
      </w:r>
    </w:p>
    <w:p w:rsidRPr="009365C0" w:rsidR="009365C0" w:rsidP="009365C0" w:rsidRDefault="009365C0" w14:paraId="0233C469"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Estimated expiration date = Purchase date + Typical shelf life of the product category</w:t>
      </w:r>
    </w:p>
    <w:p w:rsidRPr="009365C0" w:rsidR="009365C0" w:rsidP="009365C0" w:rsidRDefault="009365C0" w14:paraId="1702A160"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This estimated expiration date is stored in the database and monitored by the system.</w:t>
      </w:r>
    </w:p>
    <w:p w:rsidRPr="009365C0" w:rsidR="009365C0" w:rsidP="009365C0" w:rsidRDefault="00D6122F" w14:paraId="5AF5A050" w14:textId="77777777">
      <w:pPr>
        <w:spacing w:after="0" w:line="240" w:lineRule="auto"/>
        <w:rPr>
          <w:rFonts w:ascii="Times New Roman" w:hAnsi="Times New Roman" w:eastAsia="Times New Roman" w:cs="Times New Roman"/>
          <w:kern w:val="0"/>
          <w14:ligatures w14:val="none"/>
        </w:rPr>
      </w:pPr>
      <w:r w:rsidRPr="00D6122F">
        <w:rPr>
          <w:rFonts w:ascii="Times New Roman" w:hAnsi="Times New Roman" w:eastAsia="Times New Roman" w:cs="Times New Roman"/>
          <w:noProof/>
          <w:kern w:val="0"/>
        </w:rPr>
        <w:pict w14:anchorId="07F7FDEF">
          <v:rect id="_x0000_i1039" style="width:451.3pt;height:.05pt;mso-width-percent:0;mso-height-percent:0;mso-width-percent:0;mso-height-percent:0" alt="" o:hr="t" o:hrstd="t" o:hralign="center" fillcolor="#a0a0a0" stroked="f"/>
        </w:pict>
      </w:r>
    </w:p>
    <w:p w:rsidRPr="009365C0" w:rsidR="009365C0" w:rsidP="009365C0" w:rsidRDefault="009365C0" w14:paraId="1C141600"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9365C0">
        <w:rPr>
          <w:rFonts w:ascii="Times New Roman" w:hAnsi="Times New Roman" w:eastAsia="Times New Roman" w:cs="Times New Roman"/>
          <w:b/>
          <w:bCs/>
          <w:kern w:val="0"/>
          <w:sz w:val="27"/>
          <w:szCs w:val="27"/>
          <w14:ligatures w14:val="none"/>
        </w:rPr>
        <w:t>System Data Flow</w:t>
      </w:r>
    </w:p>
    <w:p w:rsidRPr="009365C0" w:rsidR="009365C0" w:rsidP="009365C0" w:rsidRDefault="009365C0" w14:paraId="499CB7EB"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The overall system workflow can be summarized as follows:</w:t>
      </w:r>
    </w:p>
    <w:p w:rsidRPr="009365C0" w:rsidR="009365C0" w:rsidP="009365C0" w:rsidRDefault="009365C0" w14:paraId="1C489BDF" w14:textId="77777777">
      <w:pPr>
        <w:numPr>
          <w:ilvl w:val="0"/>
          <w:numId w:val="18"/>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The user captures a receipt image using the mobile application.</w:t>
      </w:r>
    </w:p>
    <w:p w:rsidRPr="009365C0" w:rsidR="009365C0" w:rsidP="009365C0" w:rsidRDefault="009365C0" w14:paraId="28908A43" w14:textId="77777777">
      <w:pPr>
        <w:numPr>
          <w:ilvl w:val="0"/>
          <w:numId w:val="18"/>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The image is uploaded to the backend server.</w:t>
      </w:r>
    </w:p>
    <w:p w:rsidRPr="009365C0" w:rsidR="009365C0" w:rsidP="009365C0" w:rsidRDefault="009365C0" w14:paraId="4C14F46C" w14:textId="77777777">
      <w:pPr>
        <w:numPr>
          <w:ilvl w:val="0"/>
          <w:numId w:val="18"/>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OCR technology extracts text from the receipt image.</w:t>
      </w:r>
    </w:p>
    <w:p w:rsidRPr="009365C0" w:rsidR="009365C0" w:rsidP="009365C0" w:rsidRDefault="009365C0" w14:paraId="5AF1A308" w14:textId="77777777">
      <w:pPr>
        <w:numPr>
          <w:ilvl w:val="0"/>
          <w:numId w:val="18"/>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 xml:space="preserve">NLP techniques </w:t>
      </w:r>
      <w:proofErr w:type="spellStart"/>
      <w:r w:rsidRPr="009365C0">
        <w:rPr>
          <w:rFonts w:ascii="Times New Roman" w:hAnsi="Times New Roman" w:eastAsia="Times New Roman" w:cs="Times New Roman"/>
          <w:kern w:val="0"/>
          <w14:ligatures w14:val="none"/>
        </w:rPr>
        <w:t>analyze</w:t>
      </w:r>
      <w:proofErr w:type="spellEnd"/>
      <w:r w:rsidRPr="009365C0">
        <w:rPr>
          <w:rFonts w:ascii="Times New Roman" w:hAnsi="Times New Roman" w:eastAsia="Times New Roman" w:cs="Times New Roman"/>
          <w:kern w:val="0"/>
          <w14:ligatures w14:val="none"/>
        </w:rPr>
        <w:t xml:space="preserve"> the extracted text and identify purchase items.</w:t>
      </w:r>
    </w:p>
    <w:p w:rsidRPr="009365C0" w:rsidR="009365C0" w:rsidP="009365C0" w:rsidRDefault="009365C0" w14:paraId="030854E8" w14:textId="77777777">
      <w:pPr>
        <w:numPr>
          <w:ilvl w:val="0"/>
          <w:numId w:val="18"/>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Each item is categorized using the product classification module.</w:t>
      </w:r>
    </w:p>
    <w:p w:rsidRPr="009365C0" w:rsidR="009365C0" w:rsidP="009365C0" w:rsidRDefault="009365C0" w14:paraId="71AE0A71" w14:textId="77777777">
      <w:pPr>
        <w:numPr>
          <w:ilvl w:val="0"/>
          <w:numId w:val="18"/>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The system estimates expiration dates using the food shelf-life database.</w:t>
      </w:r>
    </w:p>
    <w:p w:rsidRPr="009365C0" w:rsidR="009365C0" w:rsidP="009365C0" w:rsidRDefault="009365C0" w14:paraId="3CD379CE" w14:textId="77777777">
      <w:pPr>
        <w:numPr>
          <w:ilvl w:val="0"/>
          <w:numId w:val="18"/>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All structured data is stored in the system database.</w:t>
      </w:r>
    </w:p>
    <w:p w:rsidRPr="009365C0" w:rsidR="009365C0" w:rsidP="009365C0" w:rsidRDefault="009365C0" w14:paraId="17F49BB2" w14:textId="77777777">
      <w:pPr>
        <w:numPr>
          <w:ilvl w:val="0"/>
          <w:numId w:val="18"/>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The mobile application displays purchase history, spending insights, and expiration reminders to the user.</w:t>
      </w:r>
    </w:p>
    <w:p w:rsidRPr="009365C0" w:rsidR="009365C0" w:rsidP="009365C0" w:rsidRDefault="009365C0" w14:paraId="1E05B68F"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This architecture enables the system to automatically transform unstructured receipt images into structured purchase records and provide intelligent insights for users.</w:t>
      </w:r>
    </w:p>
    <w:p w:rsidRPr="009365C0" w:rsidR="009365C0" w:rsidP="009365C0" w:rsidRDefault="00D6122F" w14:paraId="5C395CF2" w14:textId="77777777">
      <w:pPr>
        <w:spacing w:after="0" w:line="240" w:lineRule="auto"/>
        <w:rPr>
          <w:rFonts w:ascii="Times New Roman" w:hAnsi="Times New Roman" w:eastAsia="Times New Roman" w:cs="Times New Roman"/>
          <w:kern w:val="0"/>
          <w14:ligatures w14:val="none"/>
        </w:rPr>
      </w:pPr>
      <w:r w:rsidRPr="00D6122F">
        <w:rPr>
          <w:rFonts w:ascii="Times New Roman" w:hAnsi="Times New Roman" w:eastAsia="Times New Roman" w:cs="Times New Roman"/>
          <w:noProof/>
          <w:kern w:val="0"/>
        </w:rPr>
        <w:pict w14:anchorId="4FD55CAA">
          <v:rect id="_x0000_i1038" style="width:451.3pt;height:.05pt;mso-width-percent:0;mso-height-percent:0;mso-width-percent:0;mso-height-percent:0" alt="" o:hr="t" o:hrstd="t" o:hralign="center" fillcolor="#a0a0a0" stroked="f"/>
        </w:pict>
      </w:r>
    </w:p>
    <w:p w:rsidRPr="009365C0" w:rsidR="009365C0" w:rsidP="009365C0" w:rsidRDefault="009365C0" w14:paraId="1FAF9751"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i/>
          <w:iCs/>
          <w:kern w:val="0"/>
          <w14:ligatures w14:val="none"/>
        </w:rPr>
        <w:t>(If you draw a diagram in your report, it will typically look like this flow):</w:t>
      </w:r>
    </w:p>
    <w:p w:rsidRPr="009365C0" w:rsidR="009365C0" w:rsidP="009365C0" w:rsidRDefault="009365C0" w14:paraId="2E4CCB61"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Mobile App → Receipt Image → OCR Engine → NLP Processing → Product Classification → Database → AI Recommendation → User Interface</w:t>
      </w:r>
    </w:p>
    <w:p w:rsidRPr="009365C0" w:rsidR="009365C0" w:rsidP="009365C0" w:rsidRDefault="00D6122F" w14:paraId="5323109E" w14:textId="77777777">
      <w:pPr>
        <w:spacing w:after="0" w:line="240" w:lineRule="auto"/>
        <w:rPr>
          <w:rFonts w:ascii="Times New Roman" w:hAnsi="Times New Roman" w:eastAsia="Times New Roman" w:cs="Times New Roman"/>
          <w:kern w:val="0"/>
          <w14:ligatures w14:val="none"/>
        </w:rPr>
      </w:pPr>
      <w:r w:rsidRPr="00D6122F">
        <w:rPr>
          <w:rFonts w:ascii="Times New Roman" w:hAnsi="Times New Roman" w:eastAsia="Times New Roman" w:cs="Times New Roman"/>
          <w:noProof/>
          <w:kern w:val="0"/>
        </w:rPr>
        <w:pict w14:anchorId="4750D15B">
          <v:rect id="_x0000_i1037" style="width:451.3pt;height:.05pt;mso-width-percent:0;mso-height-percent:0;mso-width-percent:0;mso-height-percent:0" alt="" o:hr="t" o:hrstd="t" o:hralign="center" fillcolor="#a0a0a0" stroked="f"/>
        </w:pict>
      </w:r>
    </w:p>
    <w:p w:rsidRPr="009365C0" w:rsidR="009365C0" w:rsidP="009365C0" w:rsidRDefault="009365C0" w14:paraId="03416913" w14:textId="77777777">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sidRPr="009365C0">
        <w:rPr>
          <w:rFonts w:ascii="Times New Roman" w:hAnsi="Times New Roman" w:eastAsia="Times New Roman" w:cs="Times New Roman"/>
          <w:b/>
          <w:bCs/>
          <w:kern w:val="36"/>
          <w:sz w:val="48"/>
          <w:szCs w:val="48"/>
          <w:highlight w:val="yellow"/>
          <w14:ligatures w14:val="none"/>
        </w:rPr>
        <w:t>Expected Outcomes and Evaluation Methods</w:t>
      </w:r>
    </w:p>
    <w:p w:rsidRPr="009365C0" w:rsidR="009365C0" w:rsidP="009365C0" w:rsidRDefault="009365C0" w14:paraId="7F68B20D"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 xml:space="preserve">The primary goal of this project is to develop a working prototype of a </w:t>
      </w:r>
      <w:r w:rsidRPr="009365C0">
        <w:rPr>
          <w:rFonts w:ascii="Times New Roman" w:hAnsi="Times New Roman" w:eastAsia="Times New Roman" w:cs="Times New Roman"/>
          <w:b/>
          <w:bCs/>
          <w:kern w:val="0"/>
          <w14:ligatures w14:val="none"/>
        </w:rPr>
        <w:t>Smart Digital Receipt and Food Expiration Management System</w:t>
      </w:r>
      <w:r w:rsidRPr="009365C0">
        <w:rPr>
          <w:rFonts w:ascii="Times New Roman" w:hAnsi="Times New Roman" w:eastAsia="Times New Roman" w:cs="Times New Roman"/>
          <w:kern w:val="0"/>
          <w14:ligatures w14:val="none"/>
        </w:rPr>
        <w:t xml:space="preserve"> that can automatically extract purchase information from receipt images and assist users in managing their grocery consumption.</w:t>
      </w:r>
    </w:p>
    <w:p w:rsidRPr="009365C0" w:rsidR="009365C0" w:rsidP="009365C0" w:rsidRDefault="009365C0" w14:paraId="6E8386BF"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The success of the project will be evaluated based on several technical and usability outcomes.</w:t>
      </w:r>
    </w:p>
    <w:p w:rsidRPr="009365C0" w:rsidR="009365C0" w:rsidP="009365C0" w:rsidRDefault="00D6122F" w14:paraId="46D53F0E" w14:textId="77777777">
      <w:pPr>
        <w:spacing w:after="0" w:line="240" w:lineRule="auto"/>
        <w:rPr>
          <w:rFonts w:ascii="Times New Roman" w:hAnsi="Times New Roman" w:eastAsia="Times New Roman" w:cs="Times New Roman"/>
          <w:kern w:val="0"/>
          <w14:ligatures w14:val="none"/>
        </w:rPr>
      </w:pPr>
      <w:r w:rsidRPr="00D6122F">
        <w:rPr>
          <w:rFonts w:ascii="Times New Roman" w:hAnsi="Times New Roman" w:eastAsia="Times New Roman" w:cs="Times New Roman"/>
          <w:noProof/>
          <w:kern w:val="0"/>
        </w:rPr>
        <w:pict w14:anchorId="027C639C">
          <v:rect id="_x0000_i1036" style="width:451.3pt;height:.05pt;mso-width-percent:0;mso-height-percent:0;mso-width-percent:0;mso-height-percent:0" alt="" o:hr="t" o:hrstd="t" o:hralign="center" fillcolor="#a0a0a0" stroked="f"/>
        </w:pict>
      </w:r>
    </w:p>
    <w:p w:rsidRPr="009365C0" w:rsidR="009365C0" w:rsidP="009365C0" w:rsidRDefault="009365C0" w14:paraId="7DE0C4B0" w14:textId="1CDC97A9">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9365C0">
        <w:rPr>
          <w:rFonts w:ascii="Times New Roman" w:hAnsi="Times New Roman" w:eastAsia="Times New Roman" w:cs="Times New Roman"/>
          <w:b/>
          <w:bCs/>
          <w:kern w:val="0"/>
          <w:sz w:val="27"/>
          <w:szCs w:val="27"/>
          <w14:ligatures w14:val="none"/>
        </w:rPr>
        <w:t>1. Accurate Extraction of Receipt Information</w:t>
      </w:r>
      <w:r>
        <w:rPr>
          <w:rFonts w:ascii="Times New Roman" w:hAnsi="Times New Roman" w:eastAsia="Times New Roman" w:cs="Times New Roman"/>
          <w:b/>
          <w:bCs/>
          <w:kern w:val="0"/>
          <w:sz w:val="27"/>
          <w:szCs w:val="27"/>
          <w14:ligatures w14:val="none"/>
        </w:rPr>
        <w:t xml:space="preserve"> </w:t>
      </w:r>
      <w:r w:rsidRPr="009365C0">
        <w:rPr>
          <w:rFonts w:ascii="Times New Roman" w:hAnsi="Times New Roman" w:eastAsia="Times New Roman" w:cs="Times New Roman"/>
          <w:b/>
          <w:bCs/>
          <w:kern w:val="0"/>
          <w:sz w:val="27"/>
          <w:szCs w:val="27"/>
          <w:highlight w:val="yellow"/>
          <w14:ligatures w14:val="none"/>
        </w:rPr>
        <w:t>(ORC)</w:t>
      </w:r>
      <w:r>
        <w:rPr>
          <w:rFonts w:ascii="Times New Roman" w:hAnsi="Times New Roman" w:eastAsia="Times New Roman" w:cs="Times New Roman"/>
          <w:b/>
          <w:bCs/>
          <w:kern w:val="0"/>
          <w:sz w:val="27"/>
          <w:szCs w:val="27"/>
          <w14:ligatures w14:val="none"/>
        </w:rPr>
        <w:t xml:space="preserve"> </w:t>
      </w:r>
    </w:p>
    <w:p w:rsidRPr="009365C0" w:rsidR="009365C0" w:rsidP="009365C0" w:rsidRDefault="009365C0" w14:paraId="32E69484"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One expected outcome is the ability of the system to accurately extract purchase information from receipt images.</w:t>
      </w:r>
    </w:p>
    <w:p w:rsidRPr="009365C0" w:rsidR="009365C0" w:rsidP="009365C0" w:rsidRDefault="009365C0" w14:paraId="52DC5A1A"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The system should correctly identify key information such as:</w:t>
      </w:r>
    </w:p>
    <w:p w:rsidRPr="009365C0" w:rsidR="009365C0" w:rsidP="009365C0" w:rsidRDefault="009365C0" w14:paraId="6A798297" w14:textId="77777777">
      <w:pPr>
        <w:numPr>
          <w:ilvl w:val="0"/>
          <w:numId w:val="19"/>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Product names</w:t>
      </w:r>
    </w:p>
    <w:p w:rsidRPr="009365C0" w:rsidR="009365C0" w:rsidP="009365C0" w:rsidRDefault="009365C0" w14:paraId="5293D151" w14:textId="77777777">
      <w:pPr>
        <w:numPr>
          <w:ilvl w:val="0"/>
          <w:numId w:val="19"/>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Prices</w:t>
      </w:r>
    </w:p>
    <w:p w:rsidRPr="009365C0" w:rsidR="009365C0" w:rsidP="009365C0" w:rsidRDefault="009365C0" w14:paraId="0BD1F0F0" w14:textId="77777777">
      <w:pPr>
        <w:numPr>
          <w:ilvl w:val="0"/>
          <w:numId w:val="19"/>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Purchase date</w:t>
      </w:r>
    </w:p>
    <w:p w:rsidRPr="009365C0" w:rsidR="009365C0" w:rsidP="009365C0" w:rsidRDefault="009365C0" w14:paraId="1014D8DE" w14:textId="77777777">
      <w:pPr>
        <w:numPr>
          <w:ilvl w:val="0"/>
          <w:numId w:val="19"/>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Total spending amount</w:t>
      </w:r>
    </w:p>
    <w:p w:rsidRPr="009365C0" w:rsidR="009365C0" w:rsidP="009365C0" w:rsidRDefault="009365C0" w14:paraId="0AD08089"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 xml:space="preserve">To evaluate this component, a dataset of grocery receipt images will be collected and processed by the system. The extracted information will then be compared with manually </w:t>
      </w:r>
      <w:proofErr w:type="spellStart"/>
      <w:r w:rsidRPr="009365C0">
        <w:rPr>
          <w:rFonts w:ascii="Times New Roman" w:hAnsi="Times New Roman" w:eastAsia="Times New Roman" w:cs="Times New Roman"/>
          <w:kern w:val="0"/>
          <w14:ligatures w14:val="none"/>
        </w:rPr>
        <w:t>labeled</w:t>
      </w:r>
      <w:proofErr w:type="spellEnd"/>
      <w:r w:rsidRPr="009365C0">
        <w:rPr>
          <w:rFonts w:ascii="Times New Roman" w:hAnsi="Times New Roman" w:eastAsia="Times New Roman" w:cs="Times New Roman"/>
          <w:kern w:val="0"/>
          <w14:ligatures w14:val="none"/>
        </w:rPr>
        <w:t xml:space="preserve"> ground truth data.</w:t>
      </w:r>
    </w:p>
    <w:p w:rsidRPr="009365C0" w:rsidR="009365C0" w:rsidP="009365C0" w:rsidRDefault="009365C0" w14:paraId="7BDFD0F9"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Evaluation metrics may include:</w:t>
      </w:r>
    </w:p>
    <w:p w:rsidRPr="009365C0" w:rsidR="009365C0" w:rsidP="009365C0" w:rsidRDefault="009365C0" w14:paraId="5460CC0E" w14:textId="77777777">
      <w:pPr>
        <w:numPr>
          <w:ilvl w:val="0"/>
          <w:numId w:val="20"/>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b/>
          <w:bCs/>
          <w:kern w:val="0"/>
          <w14:ligatures w14:val="none"/>
        </w:rPr>
        <w:t>Extraction accuracy</w:t>
      </w:r>
    </w:p>
    <w:p w:rsidRPr="009365C0" w:rsidR="009365C0" w:rsidP="009365C0" w:rsidRDefault="009365C0" w14:paraId="208108A2" w14:textId="77777777">
      <w:pPr>
        <w:numPr>
          <w:ilvl w:val="0"/>
          <w:numId w:val="20"/>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b/>
          <w:bCs/>
          <w:kern w:val="0"/>
          <w14:ligatures w14:val="none"/>
        </w:rPr>
        <w:t>Item recognition rate</w:t>
      </w:r>
    </w:p>
    <w:p w:rsidRPr="009365C0" w:rsidR="009365C0" w:rsidP="009365C0" w:rsidRDefault="009365C0" w14:paraId="1134F6A3" w14:textId="77777777">
      <w:pPr>
        <w:numPr>
          <w:ilvl w:val="0"/>
          <w:numId w:val="20"/>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b/>
          <w:bCs/>
          <w:kern w:val="0"/>
          <w14:ligatures w14:val="none"/>
        </w:rPr>
        <w:t>Error rate in price detection</w:t>
      </w:r>
    </w:p>
    <w:p w:rsidRPr="009365C0" w:rsidR="009365C0" w:rsidP="009365C0" w:rsidRDefault="009365C0" w14:paraId="37E67F24"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This evaluation will demonstrate how effectively the OCR and NLP components perform in real-world conditions.</w:t>
      </w:r>
    </w:p>
    <w:p w:rsidRPr="009365C0" w:rsidR="009365C0" w:rsidP="009365C0" w:rsidRDefault="00D6122F" w14:paraId="20A85D33" w14:textId="77777777">
      <w:pPr>
        <w:spacing w:after="0" w:line="240" w:lineRule="auto"/>
        <w:rPr>
          <w:rFonts w:ascii="Times New Roman" w:hAnsi="Times New Roman" w:eastAsia="Times New Roman" w:cs="Times New Roman"/>
          <w:kern w:val="0"/>
          <w14:ligatures w14:val="none"/>
        </w:rPr>
      </w:pPr>
      <w:r w:rsidRPr="00D6122F">
        <w:rPr>
          <w:rFonts w:ascii="Times New Roman" w:hAnsi="Times New Roman" w:eastAsia="Times New Roman" w:cs="Times New Roman"/>
          <w:noProof/>
          <w:kern w:val="0"/>
        </w:rPr>
        <w:pict w14:anchorId="7905F916">
          <v:rect id="_x0000_i1035" style="width:451.3pt;height:.05pt;mso-width-percent:0;mso-height-percent:0;mso-width-percent:0;mso-height-percent:0" alt="" o:hr="t" o:hrstd="t" o:hralign="center" fillcolor="#a0a0a0" stroked="f"/>
        </w:pict>
      </w:r>
    </w:p>
    <w:p w:rsidRPr="009365C0" w:rsidR="009365C0" w:rsidP="009365C0" w:rsidRDefault="009365C0" w14:paraId="760C2E30"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9365C0">
        <w:rPr>
          <w:rFonts w:ascii="Times New Roman" w:hAnsi="Times New Roman" w:eastAsia="Times New Roman" w:cs="Times New Roman"/>
          <w:b/>
          <w:bCs/>
          <w:kern w:val="0"/>
          <w:sz w:val="27"/>
          <w:szCs w:val="27"/>
          <w14:ligatures w14:val="none"/>
        </w:rPr>
        <w:t>2. Effectiveness of Product Classification</w:t>
      </w:r>
    </w:p>
    <w:p w:rsidRPr="009365C0" w:rsidR="009365C0" w:rsidP="009365C0" w:rsidRDefault="009365C0" w14:paraId="4C54DE46"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Another expected outcome is the ability of the system to classify purchased items into appropriate food categories.</w:t>
      </w:r>
    </w:p>
    <w:p w:rsidRPr="009365C0" w:rsidR="009365C0" w:rsidP="009365C0" w:rsidRDefault="009365C0" w14:paraId="6EE0006A"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For example:</w:t>
      </w:r>
    </w:p>
    <w:p w:rsidRPr="009365C0" w:rsidR="009365C0" w:rsidP="009365C0" w:rsidRDefault="009365C0" w14:paraId="227CCC4F"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Milk → Dairy</w:t>
      </w:r>
      <w:r w:rsidRPr="009365C0">
        <w:rPr>
          <w:rFonts w:ascii="Times New Roman" w:hAnsi="Times New Roman" w:eastAsia="Times New Roman" w:cs="Times New Roman"/>
          <w:kern w:val="0"/>
          <w14:ligatures w14:val="none"/>
        </w:rPr>
        <w:br/>
      </w:r>
      <w:r w:rsidRPr="009365C0">
        <w:rPr>
          <w:rFonts w:ascii="Times New Roman" w:hAnsi="Times New Roman" w:eastAsia="Times New Roman" w:cs="Times New Roman"/>
          <w:kern w:val="0"/>
          <w14:ligatures w14:val="none"/>
        </w:rPr>
        <w:t>Apple → Fruit</w:t>
      </w:r>
      <w:r w:rsidRPr="009365C0">
        <w:rPr>
          <w:rFonts w:ascii="Times New Roman" w:hAnsi="Times New Roman" w:eastAsia="Times New Roman" w:cs="Times New Roman"/>
          <w:kern w:val="0"/>
          <w14:ligatures w14:val="none"/>
        </w:rPr>
        <w:br/>
      </w:r>
      <w:r w:rsidRPr="009365C0">
        <w:rPr>
          <w:rFonts w:ascii="Times New Roman" w:hAnsi="Times New Roman" w:eastAsia="Times New Roman" w:cs="Times New Roman"/>
          <w:kern w:val="0"/>
          <w14:ligatures w14:val="none"/>
        </w:rPr>
        <w:t>Bread → Bakery</w:t>
      </w:r>
    </w:p>
    <w:p w:rsidRPr="009365C0" w:rsidR="009365C0" w:rsidP="009365C0" w:rsidRDefault="009365C0" w14:paraId="28B6B876"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The accuracy of this classification process can be evaluated by comparing the system’s predictions with manually assigned categories.</w:t>
      </w:r>
    </w:p>
    <w:p w:rsidRPr="009365C0" w:rsidR="009365C0" w:rsidP="009365C0" w:rsidRDefault="009365C0" w14:paraId="04CF3E78"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Evaluation metrics may include:</w:t>
      </w:r>
    </w:p>
    <w:p w:rsidRPr="009365C0" w:rsidR="009365C0" w:rsidP="009365C0" w:rsidRDefault="009365C0" w14:paraId="1D9C2C88" w14:textId="77777777">
      <w:pPr>
        <w:numPr>
          <w:ilvl w:val="0"/>
          <w:numId w:val="21"/>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Classification accuracy</w:t>
      </w:r>
    </w:p>
    <w:p w:rsidRPr="009365C0" w:rsidR="009365C0" w:rsidP="009365C0" w:rsidRDefault="009365C0" w14:paraId="0B6513F5" w14:textId="77777777">
      <w:pPr>
        <w:numPr>
          <w:ilvl w:val="0"/>
          <w:numId w:val="21"/>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Precision and recall for each category</w:t>
      </w:r>
    </w:p>
    <w:p w:rsidRPr="009365C0" w:rsidR="009365C0" w:rsidP="009365C0" w:rsidRDefault="009365C0" w14:paraId="3FBB5A79"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This evaluation helps determine whether the system can reliably organize purchase data for further analysis.</w:t>
      </w:r>
    </w:p>
    <w:p w:rsidRPr="009365C0" w:rsidR="009365C0" w:rsidP="009365C0" w:rsidRDefault="00D6122F" w14:paraId="118A9DD7" w14:textId="77777777">
      <w:pPr>
        <w:spacing w:after="0" w:line="240" w:lineRule="auto"/>
        <w:rPr>
          <w:rFonts w:ascii="Times New Roman" w:hAnsi="Times New Roman" w:eastAsia="Times New Roman" w:cs="Times New Roman"/>
          <w:kern w:val="0"/>
          <w14:ligatures w14:val="none"/>
        </w:rPr>
      </w:pPr>
      <w:r w:rsidRPr="00D6122F">
        <w:rPr>
          <w:rFonts w:ascii="Times New Roman" w:hAnsi="Times New Roman" w:eastAsia="Times New Roman" w:cs="Times New Roman"/>
          <w:noProof/>
          <w:kern w:val="0"/>
        </w:rPr>
        <w:pict w14:anchorId="7531C1A5">
          <v:rect id="_x0000_i1034" style="width:451.3pt;height:.05pt;mso-width-percent:0;mso-height-percent:0;mso-width-percent:0;mso-height-percent:0" alt="" o:hr="t" o:hrstd="t" o:hralign="center" fillcolor="#a0a0a0" stroked="f"/>
        </w:pict>
      </w:r>
    </w:p>
    <w:p w:rsidRPr="009365C0" w:rsidR="009365C0" w:rsidP="009365C0" w:rsidRDefault="009365C0" w14:paraId="0DD5F855" w14:textId="388F88CC">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9365C0">
        <w:rPr>
          <w:rFonts w:ascii="Times New Roman" w:hAnsi="Times New Roman" w:eastAsia="Times New Roman" w:cs="Times New Roman"/>
          <w:b/>
          <w:bCs/>
          <w:kern w:val="0"/>
          <w:sz w:val="27"/>
          <w:szCs w:val="27"/>
          <w14:ligatures w14:val="none"/>
        </w:rPr>
        <w:t>3. Accuracy of Expiration Date Prediction</w:t>
      </w:r>
      <w:r>
        <w:rPr>
          <w:rFonts w:ascii="Times New Roman" w:hAnsi="Times New Roman" w:eastAsia="Times New Roman" w:cs="Times New Roman"/>
          <w:b/>
          <w:bCs/>
          <w:kern w:val="0"/>
          <w:sz w:val="27"/>
          <w:szCs w:val="27"/>
          <w14:ligatures w14:val="none"/>
        </w:rPr>
        <w:t xml:space="preserve"> </w:t>
      </w:r>
      <w:r w:rsidRPr="009365C0">
        <w:rPr>
          <w:rFonts w:ascii="Times New Roman" w:hAnsi="Times New Roman" w:eastAsia="Times New Roman" w:cs="Times New Roman"/>
          <w:b/>
          <w:bCs/>
          <w:kern w:val="0"/>
          <w:sz w:val="27"/>
          <w:szCs w:val="27"/>
          <w:highlight w:val="yellow"/>
          <w14:ligatures w14:val="none"/>
        </w:rPr>
        <w:t>(Machine Learning</w:t>
      </w:r>
      <w:r>
        <w:rPr>
          <w:rFonts w:ascii="Times New Roman" w:hAnsi="Times New Roman" w:eastAsia="Times New Roman" w:cs="Times New Roman"/>
          <w:b/>
          <w:bCs/>
          <w:kern w:val="0"/>
          <w:sz w:val="27"/>
          <w:szCs w:val="27"/>
          <w:highlight w:val="yellow"/>
          <w14:ligatures w14:val="none"/>
        </w:rPr>
        <w:t xml:space="preserve"> -&gt; NLP</w:t>
      </w:r>
      <w:r w:rsidRPr="009365C0">
        <w:rPr>
          <w:rFonts w:ascii="Times New Roman" w:hAnsi="Times New Roman" w:eastAsia="Times New Roman" w:cs="Times New Roman"/>
          <w:b/>
          <w:bCs/>
          <w:kern w:val="0"/>
          <w:sz w:val="27"/>
          <w:szCs w:val="27"/>
          <w:highlight w:val="yellow"/>
          <w14:ligatures w14:val="none"/>
        </w:rPr>
        <w:t>)</w:t>
      </w:r>
    </w:p>
    <w:p w:rsidRPr="009365C0" w:rsidR="009365C0" w:rsidP="009365C0" w:rsidRDefault="009365C0" w14:paraId="64A48355"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Since expiration dates are estimated based on a shelf-life database, the system must provide reasonably accurate expiration predictions.</w:t>
      </w:r>
    </w:p>
    <w:p w:rsidRPr="009365C0" w:rsidR="009365C0" w:rsidP="009365C0" w:rsidRDefault="009365C0" w14:paraId="164F4566"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To evaluate this feature, a set of food items with known expiration dates will be used as reference data. The system’s predicted expiration dates will be compared with the actual expiration dates printed on the product packaging.</w:t>
      </w:r>
    </w:p>
    <w:p w:rsidRPr="009365C0" w:rsidR="009365C0" w:rsidP="009365C0" w:rsidRDefault="009365C0" w14:paraId="7A2614A5"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Evaluation metrics may include:</w:t>
      </w:r>
    </w:p>
    <w:p w:rsidRPr="009365C0" w:rsidR="009365C0" w:rsidP="009365C0" w:rsidRDefault="009365C0" w14:paraId="21F2FFCB" w14:textId="77777777">
      <w:pPr>
        <w:numPr>
          <w:ilvl w:val="0"/>
          <w:numId w:val="22"/>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Average prediction error (in days)</w:t>
      </w:r>
    </w:p>
    <w:p w:rsidRPr="009365C0" w:rsidR="009365C0" w:rsidP="009365C0" w:rsidRDefault="009365C0" w14:paraId="024BE059" w14:textId="77777777">
      <w:pPr>
        <w:numPr>
          <w:ilvl w:val="0"/>
          <w:numId w:val="22"/>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Percentage of predictions within an acceptable time range</w:t>
      </w:r>
    </w:p>
    <w:p w:rsidRPr="009365C0" w:rsidR="009365C0" w:rsidP="009365C0" w:rsidRDefault="009365C0" w14:paraId="33EA6264"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This evaluation measures how effectively the system can estimate expiration dates for different types of food.</w:t>
      </w:r>
    </w:p>
    <w:p w:rsidRPr="009365C0" w:rsidR="009365C0" w:rsidP="009365C0" w:rsidRDefault="00D6122F" w14:paraId="41CD68AD" w14:textId="77777777">
      <w:pPr>
        <w:spacing w:after="0" w:line="240" w:lineRule="auto"/>
        <w:rPr>
          <w:rFonts w:ascii="Times New Roman" w:hAnsi="Times New Roman" w:eastAsia="Times New Roman" w:cs="Times New Roman"/>
          <w:kern w:val="0"/>
          <w14:ligatures w14:val="none"/>
        </w:rPr>
      </w:pPr>
      <w:r w:rsidRPr="00D6122F">
        <w:rPr>
          <w:rFonts w:ascii="Times New Roman" w:hAnsi="Times New Roman" w:eastAsia="Times New Roman" w:cs="Times New Roman"/>
          <w:noProof/>
          <w:kern w:val="0"/>
        </w:rPr>
        <w:pict w14:anchorId="10DEC311">
          <v:rect id="_x0000_i1033" style="width:451.3pt;height:.05pt;mso-width-percent:0;mso-height-percent:0;mso-width-percent:0;mso-height-percent:0" alt="" o:hr="t" o:hrstd="t" o:hralign="center" fillcolor="#a0a0a0" stroked="f"/>
        </w:pict>
      </w:r>
    </w:p>
    <w:p w:rsidRPr="009365C0" w:rsidR="009365C0" w:rsidP="009365C0" w:rsidRDefault="009365C0" w14:paraId="0035973C"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9365C0">
        <w:rPr>
          <w:rFonts w:ascii="Times New Roman" w:hAnsi="Times New Roman" w:eastAsia="Times New Roman" w:cs="Times New Roman"/>
          <w:b/>
          <w:bCs/>
          <w:kern w:val="0"/>
          <w:sz w:val="27"/>
          <w:szCs w:val="27"/>
          <w14:ligatures w14:val="none"/>
        </w:rPr>
        <w:t>4. User Experience and System Usability</w:t>
      </w:r>
    </w:p>
    <w:p w:rsidRPr="009365C0" w:rsidR="009365C0" w:rsidP="009365C0" w:rsidRDefault="009365C0" w14:paraId="22F778DE"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Another important outcome is the usability of the mobile application.</w:t>
      </w:r>
    </w:p>
    <w:p w:rsidRPr="009365C0" w:rsidR="009365C0" w:rsidP="009365C0" w:rsidRDefault="009365C0" w14:paraId="0AE4AC9A"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The system should allow users to easily:</w:t>
      </w:r>
    </w:p>
    <w:p w:rsidRPr="009365C0" w:rsidR="009365C0" w:rsidP="009365C0" w:rsidRDefault="009365C0" w14:paraId="01BE4A8B" w14:textId="77777777">
      <w:pPr>
        <w:numPr>
          <w:ilvl w:val="0"/>
          <w:numId w:val="23"/>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capture receipt images</w:t>
      </w:r>
    </w:p>
    <w:p w:rsidRPr="009365C0" w:rsidR="009365C0" w:rsidP="009365C0" w:rsidRDefault="009365C0" w14:paraId="7C3E6B9E" w14:textId="77777777">
      <w:pPr>
        <w:numPr>
          <w:ilvl w:val="0"/>
          <w:numId w:val="23"/>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view purchase history</w:t>
      </w:r>
    </w:p>
    <w:p w:rsidRPr="009365C0" w:rsidR="009365C0" w:rsidP="009365C0" w:rsidRDefault="009365C0" w14:paraId="01B3844A" w14:textId="77777777">
      <w:pPr>
        <w:numPr>
          <w:ilvl w:val="0"/>
          <w:numId w:val="23"/>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receive expiration reminders</w:t>
      </w:r>
    </w:p>
    <w:p w:rsidRPr="009365C0" w:rsidR="009365C0" w:rsidP="009365C0" w:rsidRDefault="009365C0" w14:paraId="5EE6C6E6" w14:textId="77777777">
      <w:pPr>
        <w:numPr>
          <w:ilvl w:val="0"/>
          <w:numId w:val="23"/>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review spending analysis</w:t>
      </w:r>
    </w:p>
    <w:p w:rsidRPr="009365C0" w:rsidR="009365C0" w:rsidP="009365C0" w:rsidRDefault="009365C0" w14:paraId="5669525A"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User testing can be conducted with a small group of participants who will use the prototype application and provide feedback regarding usability and convenience.</w:t>
      </w:r>
    </w:p>
    <w:p w:rsidRPr="009365C0" w:rsidR="009365C0" w:rsidP="009365C0" w:rsidRDefault="009365C0" w14:paraId="21892DA6"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Evaluation methods may include:</w:t>
      </w:r>
    </w:p>
    <w:p w:rsidRPr="009365C0" w:rsidR="009365C0" w:rsidP="009365C0" w:rsidRDefault="009365C0" w14:paraId="26A902D0" w14:textId="77777777">
      <w:pPr>
        <w:numPr>
          <w:ilvl w:val="0"/>
          <w:numId w:val="24"/>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user satisfaction surveys</w:t>
      </w:r>
    </w:p>
    <w:p w:rsidRPr="009365C0" w:rsidR="009365C0" w:rsidP="009365C0" w:rsidRDefault="009365C0" w14:paraId="3CDDA04F" w14:textId="77777777">
      <w:pPr>
        <w:numPr>
          <w:ilvl w:val="0"/>
          <w:numId w:val="24"/>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task completion time</w:t>
      </w:r>
    </w:p>
    <w:p w:rsidRPr="009365C0" w:rsidR="009365C0" w:rsidP="009365C0" w:rsidRDefault="009365C0" w14:paraId="1D5BB9C3" w14:textId="77777777">
      <w:pPr>
        <w:numPr>
          <w:ilvl w:val="0"/>
          <w:numId w:val="24"/>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qualitative user feedback</w:t>
      </w:r>
    </w:p>
    <w:p w:rsidRPr="009365C0" w:rsidR="009365C0" w:rsidP="009365C0" w:rsidRDefault="00D6122F" w14:paraId="62F2371E" w14:textId="77777777">
      <w:pPr>
        <w:spacing w:after="0" w:line="240" w:lineRule="auto"/>
        <w:rPr>
          <w:rFonts w:ascii="Times New Roman" w:hAnsi="Times New Roman" w:eastAsia="Times New Roman" w:cs="Times New Roman"/>
          <w:kern w:val="0"/>
          <w14:ligatures w14:val="none"/>
        </w:rPr>
      </w:pPr>
      <w:r w:rsidRPr="00D6122F">
        <w:rPr>
          <w:rFonts w:ascii="Times New Roman" w:hAnsi="Times New Roman" w:eastAsia="Times New Roman" w:cs="Times New Roman"/>
          <w:noProof/>
          <w:kern w:val="0"/>
        </w:rPr>
        <w:pict w14:anchorId="4CEE1AD9">
          <v:rect id="_x0000_i1032" style="width:451.3pt;height:.05pt;mso-width-percent:0;mso-height-percent:0;mso-width-percent:0;mso-height-percent:0" alt="" o:hr="t" o:hrstd="t" o:hralign="center" fillcolor="#a0a0a0" stroked="f"/>
        </w:pict>
      </w:r>
    </w:p>
    <w:p w:rsidRPr="009365C0" w:rsidR="009365C0" w:rsidP="009365C0" w:rsidRDefault="009365C0" w14:paraId="01396C78"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9365C0">
        <w:rPr>
          <w:rFonts w:ascii="Times New Roman" w:hAnsi="Times New Roman" w:eastAsia="Times New Roman" w:cs="Times New Roman"/>
          <w:b/>
          <w:bCs/>
          <w:kern w:val="0"/>
          <w:sz w:val="27"/>
          <w:szCs w:val="27"/>
          <w14:ligatures w14:val="none"/>
        </w:rPr>
        <w:t>5. Overall System Performance</w:t>
      </w:r>
    </w:p>
    <w:p w:rsidRPr="009365C0" w:rsidR="009365C0" w:rsidP="009365C0" w:rsidRDefault="009365C0" w14:paraId="1302E0A8"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 xml:space="preserve">The </w:t>
      </w:r>
      <w:proofErr w:type="gramStart"/>
      <w:r w:rsidRPr="009365C0">
        <w:rPr>
          <w:rFonts w:ascii="Times New Roman" w:hAnsi="Times New Roman" w:eastAsia="Times New Roman" w:cs="Times New Roman"/>
          <w:kern w:val="0"/>
          <w14:ligatures w14:val="none"/>
        </w:rPr>
        <w:t>final outcome</w:t>
      </w:r>
      <w:proofErr w:type="gramEnd"/>
      <w:r w:rsidRPr="009365C0">
        <w:rPr>
          <w:rFonts w:ascii="Times New Roman" w:hAnsi="Times New Roman" w:eastAsia="Times New Roman" w:cs="Times New Roman"/>
          <w:kern w:val="0"/>
          <w14:ligatures w14:val="none"/>
        </w:rPr>
        <w:t xml:space="preserve"> of the project is a fully integrated prototype that demonstrates the feasibility of the proposed system.</w:t>
      </w:r>
    </w:p>
    <w:p w:rsidRPr="009365C0" w:rsidR="009365C0" w:rsidP="009365C0" w:rsidRDefault="009365C0" w14:paraId="70715530"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The system should successfully perform the following tasks:</w:t>
      </w:r>
    </w:p>
    <w:p w:rsidRPr="009365C0" w:rsidR="009365C0" w:rsidP="009365C0" w:rsidRDefault="009365C0" w14:paraId="46DDF4B5" w14:textId="77777777">
      <w:pPr>
        <w:numPr>
          <w:ilvl w:val="0"/>
          <w:numId w:val="25"/>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capture receipt images</w:t>
      </w:r>
    </w:p>
    <w:p w:rsidRPr="009365C0" w:rsidR="009365C0" w:rsidP="009365C0" w:rsidRDefault="009365C0" w14:paraId="4C0192F4" w14:textId="77777777">
      <w:pPr>
        <w:numPr>
          <w:ilvl w:val="0"/>
          <w:numId w:val="25"/>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extract purchase information automatically</w:t>
      </w:r>
    </w:p>
    <w:p w:rsidRPr="009365C0" w:rsidR="009365C0" w:rsidP="009365C0" w:rsidRDefault="009365C0" w14:paraId="736F7441" w14:textId="77777777">
      <w:pPr>
        <w:numPr>
          <w:ilvl w:val="0"/>
          <w:numId w:val="25"/>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classify products into categories</w:t>
      </w:r>
    </w:p>
    <w:p w:rsidRPr="009365C0" w:rsidR="009365C0" w:rsidP="009365C0" w:rsidRDefault="009365C0" w14:paraId="15CBC4BF" w14:textId="77777777">
      <w:pPr>
        <w:numPr>
          <w:ilvl w:val="0"/>
          <w:numId w:val="25"/>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estimate expiration dates</w:t>
      </w:r>
    </w:p>
    <w:p w:rsidRPr="009365C0" w:rsidR="009365C0" w:rsidP="009365C0" w:rsidRDefault="009365C0" w14:paraId="454792DA" w14:textId="77777777">
      <w:pPr>
        <w:numPr>
          <w:ilvl w:val="0"/>
          <w:numId w:val="25"/>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notify users of upcoming food expiration</w:t>
      </w:r>
    </w:p>
    <w:p w:rsidRPr="009365C0" w:rsidR="009365C0" w:rsidP="009365C0" w:rsidRDefault="009365C0" w14:paraId="65D98943" w14:textId="77777777">
      <w:pPr>
        <w:numPr>
          <w:ilvl w:val="0"/>
          <w:numId w:val="25"/>
        </w:num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generate shopping insights using historical purchase data</w:t>
      </w:r>
    </w:p>
    <w:p w:rsidRPr="009365C0" w:rsidR="009365C0" w:rsidP="009365C0" w:rsidRDefault="009365C0" w14:paraId="6573C7E6"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Demonstrating the successful integration of these components will show that the proposed concept can be implemented using current technologies.</w:t>
      </w:r>
    </w:p>
    <w:p w:rsidRPr="009365C0" w:rsidR="009365C0" w:rsidP="009365C0" w:rsidRDefault="009365C0" w14:paraId="14E81E43" w14:textId="77777777">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sidRPr="009365C0">
        <w:rPr>
          <w:rFonts w:ascii="Times New Roman" w:hAnsi="Times New Roman" w:eastAsia="Times New Roman" w:cs="Times New Roman"/>
          <w:b/>
          <w:bCs/>
          <w:kern w:val="36"/>
          <w:sz w:val="48"/>
          <w:szCs w:val="48"/>
          <w:highlight w:val="yellow"/>
          <w14:ligatures w14:val="none"/>
        </w:rPr>
        <w:t>5W1H Analysis of the Project</w:t>
      </w:r>
    </w:p>
    <w:p w:rsidRPr="009365C0" w:rsidR="009365C0" w:rsidP="009365C0" w:rsidRDefault="009365C0" w14:paraId="27DDA2B2"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9365C0">
        <w:rPr>
          <w:rFonts w:ascii="Times New Roman" w:hAnsi="Times New Roman" w:eastAsia="Times New Roman" w:cs="Times New Roman"/>
          <w:b/>
          <w:bCs/>
          <w:kern w:val="0"/>
          <w:sz w:val="27"/>
          <w:szCs w:val="27"/>
          <w14:ligatures w14:val="none"/>
        </w:rPr>
        <w:t>Who</w:t>
      </w:r>
    </w:p>
    <w:p w:rsidRPr="009365C0" w:rsidR="009365C0" w:rsidP="009365C0" w:rsidRDefault="009365C0" w14:paraId="7CB73C89"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 xml:space="preserve">The primary users of this system are </w:t>
      </w:r>
      <w:r w:rsidRPr="009365C0">
        <w:rPr>
          <w:rFonts w:ascii="Times New Roman" w:hAnsi="Times New Roman" w:eastAsia="Times New Roman" w:cs="Times New Roman"/>
          <w:b/>
          <w:bCs/>
          <w:kern w:val="0"/>
          <w14:ligatures w14:val="none"/>
        </w:rPr>
        <w:t>grocery shoppers and households</w:t>
      </w:r>
      <w:r w:rsidRPr="009365C0">
        <w:rPr>
          <w:rFonts w:ascii="Times New Roman" w:hAnsi="Times New Roman" w:eastAsia="Times New Roman" w:cs="Times New Roman"/>
          <w:kern w:val="0"/>
          <w14:ligatures w14:val="none"/>
        </w:rPr>
        <w:t xml:space="preserve"> who regularly purchase food from supermarkets. These users often need better tools to track their grocery spending and manage food consumption at home. In addition, people who want to reduce food waste and improve personal budgeting can benefit from this application.</w:t>
      </w:r>
    </w:p>
    <w:p w:rsidRPr="009365C0" w:rsidR="009365C0" w:rsidP="009365C0" w:rsidRDefault="00D6122F" w14:paraId="1C9A449D" w14:textId="77777777">
      <w:pPr>
        <w:spacing w:after="0" w:line="240" w:lineRule="auto"/>
        <w:rPr>
          <w:rFonts w:ascii="Times New Roman" w:hAnsi="Times New Roman" w:eastAsia="Times New Roman" w:cs="Times New Roman"/>
          <w:kern w:val="0"/>
          <w14:ligatures w14:val="none"/>
        </w:rPr>
      </w:pPr>
      <w:r w:rsidRPr="00D6122F">
        <w:rPr>
          <w:rFonts w:ascii="Times New Roman" w:hAnsi="Times New Roman" w:eastAsia="Times New Roman" w:cs="Times New Roman"/>
          <w:noProof/>
          <w:kern w:val="0"/>
        </w:rPr>
        <w:pict w14:anchorId="17A14CCC">
          <v:rect id="_x0000_i1031" style="width:451.3pt;height:.05pt;mso-width-percent:0;mso-height-percent:0;mso-width-percent:0;mso-height-percent:0" alt="" o:hr="t" o:hrstd="t" o:hralign="center" fillcolor="#a0a0a0" stroked="f"/>
        </w:pict>
      </w:r>
    </w:p>
    <w:p w:rsidRPr="009365C0" w:rsidR="009365C0" w:rsidP="009365C0" w:rsidRDefault="009365C0" w14:paraId="654703A4"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9365C0">
        <w:rPr>
          <w:rFonts w:ascii="Times New Roman" w:hAnsi="Times New Roman" w:eastAsia="Times New Roman" w:cs="Times New Roman"/>
          <w:b/>
          <w:bCs/>
          <w:kern w:val="0"/>
          <w:sz w:val="27"/>
          <w:szCs w:val="27"/>
          <w14:ligatures w14:val="none"/>
        </w:rPr>
        <w:t>What</w:t>
      </w:r>
    </w:p>
    <w:p w:rsidRPr="009365C0" w:rsidR="009365C0" w:rsidP="009365C0" w:rsidRDefault="009365C0" w14:paraId="706384CA"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 xml:space="preserve">This project proposes a </w:t>
      </w:r>
      <w:r w:rsidRPr="009365C0">
        <w:rPr>
          <w:rFonts w:ascii="Times New Roman" w:hAnsi="Times New Roman" w:eastAsia="Times New Roman" w:cs="Times New Roman"/>
          <w:b/>
          <w:bCs/>
          <w:kern w:val="0"/>
          <w14:ligatures w14:val="none"/>
        </w:rPr>
        <w:t>Smart Digital Receipt and Food Expiration Management Application</w:t>
      </w:r>
      <w:r w:rsidRPr="009365C0">
        <w:rPr>
          <w:rFonts w:ascii="Times New Roman" w:hAnsi="Times New Roman" w:eastAsia="Times New Roman" w:cs="Times New Roman"/>
          <w:kern w:val="0"/>
          <w14:ligatures w14:val="none"/>
        </w:rPr>
        <w:t>. The system captures grocery receipts using a mobile camera, automatically extracts purchase information, stores digital receipts, tracks spending behaviour, predicts food expiration dates, and provides intelligent shopping suggestions using AI analysis.</w:t>
      </w:r>
    </w:p>
    <w:p w:rsidRPr="009365C0" w:rsidR="009365C0" w:rsidP="009365C0" w:rsidRDefault="00D6122F" w14:paraId="34EA2DE6" w14:textId="77777777">
      <w:pPr>
        <w:spacing w:after="0" w:line="240" w:lineRule="auto"/>
        <w:rPr>
          <w:rFonts w:ascii="Times New Roman" w:hAnsi="Times New Roman" w:eastAsia="Times New Roman" w:cs="Times New Roman"/>
          <w:kern w:val="0"/>
          <w14:ligatures w14:val="none"/>
        </w:rPr>
      </w:pPr>
      <w:r w:rsidRPr="00D6122F">
        <w:rPr>
          <w:rFonts w:ascii="Times New Roman" w:hAnsi="Times New Roman" w:eastAsia="Times New Roman" w:cs="Times New Roman"/>
          <w:noProof/>
          <w:kern w:val="0"/>
        </w:rPr>
        <w:pict w14:anchorId="220BF272">
          <v:rect id="_x0000_i1030" style="width:451.3pt;height:.05pt;mso-width-percent:0;mso-height-percent:0;mso-width-percent:0;mso-height-percent:0" alt="" o:hr="t" o:hrstd="t" o:hralign="center" fillcolor="#a0a0a0" stroked="f"/>
        </w:pict>
      </w:r>
    </w:p>
    <w:p w:rsidRPr="009365C0" w:rsidR="009365C0" w:rsidP="009365C0" w:rsidRDefault="009365C0" w14:paraId="16EF956B"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9365C0">
        <w:rPr>
          <w:rFonts w:ascii="Times New Roman" w:hAnsi="Times New Roman" w:eastAsia="Times New Roman" w:cs="Times New Roman"/>
          <w:b/>
          <w:bCs/>
          <w:kern w:val="0"/>
          <w:sz w:val="27"/>
          <w:szCs w:val="27"/>
          <w14:ligatures w14:val="none"/>
        </w:rPr>
        <w:t>When</w:t>
      </w:r>
    </w:p>
    <w:p w:rsidRPr="009365C0" w:rsidR="009365C0" w:rsidP="009365C0" w:rsidRDefault="009365C0" w14:paraId="0043DA94"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 xml:space="preserve">This system can be used </w:t>
      </w:r>
      <w:r w:rsidRPr="009365C0">
        <w:rPr>
          <w:rFonts w:ascii="Times New Roman" w:hAnsi="Times New Roman" w:eastAsia="Times New Roman" w:cs="Times New Roman"/>
          <w:b/>
          <w:bCs/>
          <w:kern w:val="0"/>
          <w14:ligatures w14:val="none"/>
        </w:rPr>
        <w:t>immediately after grocery shopping</w:t>
      </w:r>
      <w:r w:rsidRPr="009365C0">
        <w:rPr>
          <w:rFonts w:ascii="Times New Roman" w:hAnsi="Times New Roman" w:eastAsia="Times New Roman" w:cs="Times New Roman"/>
          <w:kern w:val="0"/>
          <w14:ligatures w14:val="none"/>
        </w:rPr>
        <w:t>, when users capture their receipt using the mobile application. The stored information can then be accessed anytime to review purchase history, monitor spending patterns, and receive notifications when food items are approaching their expiration dates.</w:t>
      </w:r>
    </w:p>
    <w:p w:rsidRPr="009365C0" w:rsidR="009365C0" w:rsidP="009365C0" w:rsidRDefault="00D6122F" w14:paraId="462515CA" w14:textId="77777777">
      <w:pPr>
        <w:spacing w:after="0" w:line="240" w:lineRule="auto"/>
        <w:rPr>
          <w:rFonts w:ascii="Times New Roman" w:hAnsi="Times New Roman" w:eastAsia="Times New Roman" w:cs="Times New Roman"/>
          <w:kern w:val="0"/>
          <w14:ligatures w14:val="none"/>
        </w:rPr>
      </w:pPr>
      <w:r w:rsidRPr="00D6122F">
        <w:rPr>
          <w:rFonts w:ascii="Times New Roman" w:hAnsi="Times New Roman" w:eastAsia="Times New Roman" w:cs="Times New Roman"/>
          <w:noProof/>
          <w:kern w:val="0"/>
        </w:rPr>
        <w:pict w14:anchorId="3F60CC11">
          <v:rect id="_x0000_i1029" style="width:451.3pt;height:.05pt;mso-width-percent:0;mso-height-percent:0;mso-width-percent:0;mso-height-percent:0" alt="" o:hr="t" o:hrstd="t" o:hralign="center" fillcolor="#a0a0a0" stroked="f"/>
        </w:pict>
      </w:r>
    </w:p>
    <w:p w:rsidRPr="009365C0" w:rsidR="009365C0" w:rsidP="009365C0" w:rsidRDefault="009365C0" w14:paraId="17C1BECD"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proofErr w:type="gramStart"/>
      <w:r w:rsidRPr="009365C0">
        <w:rPr>
          <w:rFonts w:ascii="Times New Roman" w:hAnsi="Times New Roman" w:eastAsia="Times New Roman" w:cs="Times New Roman"/>
          <w:b/>
          <w:bCs/>
          <w:kern w:val="0"/>
          <w:sz w:val="27"/>
          <w:szCs w:val="27"/>
          <w14:ligatures w14:val="none"/>
        </w:rPr>
        <w:t>Where</w:t>
      </w:r>
      <w:proofErr w:type="gramEnd"/>
    </w:p>
    <w:p w:rsidRPr="009365C0" w:rsidR="009365C0" w:rsidP="009365C0" w:rsidRDefault="009365C0" w14:paraId="7EC18D38"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 xml:space="preserve">The system will primarily operate on </w:t>
      </w:r>
      <w:r w:rsidRPr="009365C0">
        <w:rPr>
          <w:rFonts w:ascii="Times New Roman" w:hAnsi="Times New Roman" w:eastAsia="Times New Roman" w:cs="Times New Roman"/>
          <w:b/>
          <w:bCs/>
          <w:kern w:val="0"/>
          <w14:ligatures w14:val="none"/>
        </w:rPr>
        <w:t>mobile devices such as smartphones</w:t>
      </w:r>
      <w:r w:rsidRPr="009365C0">
        <w:rPr>
          <w:rFonts w:ascii="Times New Roman" w:hAnsi="Times New Roman" w:eastAsia="Times New Roman" w:cs="Times New Roman"/>
          <w:kern w:val="0"/>
          <w14:ligatures w14:val="none"/>
        </w:rPr>
        <w:t>, allowing users to access their purchase records and food management tools anywhere. The backend processing and data storage will be handled through a cloud-based server and database system.</w:t>
      </w:r>
    </w:p>
    <w:p w:rsidRPr="009365C0" w:rsidR="009365C0" w:rsidP="009365C0" w:rsidRDefault="00D6122F" w14:paraId="625399DF" w14:textId="77777777">
      <w:pPr>
        <w:spacing w:after="0" w:line="240" w:lineRule="auto"/>
        <w:rPr>
          <w:rFonts w:ascii="Times New Roman" w:hAnsi="Times New Roman" w:eastAsia="Times New Roman" w:cs="Times New Roman"/>
          <w:kern w:val="0"/>
          <w14:ligatures w14:val="none"/>
        </w:rPr>
      </w:pPr>
      <w:r w:rsidRPr="00D6122F">
        <w:rPr>
          <w:rFonts w:ascii="Times New Roman" w:hAnsi="Times New Roman" w:eastAsia="Times New Roman" w:cs="Times New Roman"/>
          <w:noProof/>
          <w:kern w:val="0"/>
        </w:rPr>
        <w:pict w14:anchorId="7F817B0B">
          <v:rect id="_x0000_i1028" style="width:451.3pt;height:.05pt;mso-width-percent:0;mso-height-percent:0;mso-width-percent:0;mso-height-percent:0" alt="" o:hr="t" o:hrstd="t" o:hralign="center" fillcolor="#a0a0a0" stroked="f"/>
        </w:pict>
      </w:r>
    </w:p>
    <w:p w:rsidRPr="009365C0" w:rsidR="009365C0" w:rsidP="009365C0" w:rsidRDefault="009365C0" w14:paraId="3C42FBDE"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9365C0">
        <w:rPr>
          <w:rFonts w:ascii="Times New Roman" w:hAnsi="Times New Roman" w:eastAsia="Times New Roman" w:cs="Times New Roman"/>
          <w:b/>
          <w:bCs/>
          <w:kern w:val="0"/>
          <w:sz w:val="27"/>
          <w:szCs w:val="27"/>
          <w14:ligatures w14:val="none"/>
        </w:rPr>
        <w:t>Why</w:t>
      </w:r>
    </w:p>
    <w:p w:rsidRPr="009365C0" w:rsidR="009365C0" w:rsidP="009365C0" w:rsidRDefault="009365C0" w14:paraId="70C55727"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Many people receive paper receipts when shopping but rarely keep or organize them. As a result, it is difficult for consumers to track their grocery spending or remember what food they have purchased. Additionally, food waste is a common problem because people often forget about expiration dates of stored food. This project aims to solve these issues by providing an automated digital system that helps users track purchases, manage food expiration, and make smarter shopping decisions.</w:t>
      </w:r>
    </w:p>
    <w:p w:rsidRPr="009365C0" w:rsidR="009365C0" w:rsidP="009365C0" w:rsidRDefault="00D6122F" w14:paraId="5DAD5566" w14:textId="77777777">
      <w:pPr>
        <w:spacing w:after="0" w:line="240" w:lineRule="auto"/>
        <w:rPr>
          <w:rFonts w:ascii="Times New Roman" w:hAnsi="Times New Roman" w:eastAsia="Times New Roman" w:cs="Times New Roman"/>
          <w:kern w:val="0"/>
          <w14:ligatures w14:val="none"/>
        </w:rPr>
      </w:pPr>
      <w:r w:rsidRPr="00D6122F">
        <w:rPr>
          <w:rFonts w:ascii="Times New Roman" w:hAnsi="Times New Roman" w:eastAsia="Times New Roman" w:cs="Times New Roman"/>
          <w:noProof/>
          <w:kern w:val="0"/>
        </w:rPr>
        <w:pict w14:anchorId="255A5127">
          <v:rect id="_x0000_i1027" style="width:451.3pt;height:.05pt;mso-width-percent:0;mso-height-percent:0;mso-width-percent:0;mso-height-percent:0" alt="" o:hr="t" o:hrstd="t" o:hralign="center" fillcolor="#a0a0a0" stroked="f"/>
        </w:pict>
      </w:r>
    </w:p>
    <w:p w:rsidRPr="009365C0" w:rsidR="009365C0" w:rsidP="009365C0" w:rsidRDefault="009365C0" w14:paraId="5DB208FD"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9365C0">
        <w:rPr>
          <w:rFonts w:ascii="Times New Roman" w:hAnsi="Times New Roman" w:eastAsia="Times New Roman" w:cs="Times New Roman"/>
          <w:b/>
          <w:bCs/>
          <w:kern w:val="0"/>
          <w:sz w:val="27"/>
          <w:szCs w:val="27"/>
          <w14:ligatures w14:val="none"/>
        </w:rPr>
        <w:t>How</w:t>
      </w:r>
    </w:p>
    <w:p w:rsidR="009365C0" w:rsidP="009365C0" w:rsidRDefault="009365C0" w14:paraId="120FB112" w14:textId="77777777">
      <w:pPr>
        <w:spacing w:before="100" w:beforeAutospacing="1" w:after="100" w:afterAutospacing="1" w:line="240" w:lineRule="auto"/>
        <w:rPr>
          <w:rFonts w:ascii="Times New Roman" w:hAnsi="Times New Roman" w:eastAsia="Times New Roman" w:cs="Times New Roman"/>
          <w:kern w:val="0"/>
          <w14:ligatures w14:val="none"/>
        </w:rPr>
      </w:pPr>
      <w:r w:rsidRPr="009365C0">
        <w:rPr>
          <w:rFonts w:ascii="Times New Roman" w:hAnsi="Times New Roman" w:eastAsia="Times New Roman" w:cs="Times New Roman"/>
          <w:kern w:val="0"/>
          <w14:ligatures w14:val="none"/>
        </w:rPr>
        <w:t xml:space="preserve">The system works by allowing users to </w:t>
      </w:r>
      <w:r w:rsidRPr="009365C0">
        <w:rPr>
          <w:rFonts w:ascii="Times New Roman" w:hAnsi="Times New Roman" w:eastAsia="Times New Roman" w:cs="Times New Roman"/>
          <w:b/>
          <w:bCs/>
          <w:kern w:val="0"/>
          <w14:ligatures w14:val="none"/>
        </w:rPr>
        <w:t>capture receipt images using their smartphone camera</w:t>
      </w:r>
      <w:r w:rsidRPr="009365C0">
        <w:rPr>
          <w:rFonts w:ascii="Times New Roman" w:hAnsi="Times New Roman" w:eastAsia="Times New Roman" w:cs="Times New Roman"/>
          <w:kern w:val="0"/>
          <w14:ligatures w14:val="none"/>
        </w:rPr>
        <w:t xml:space="preserve">. Optical Character Recognition (OCR) extracts text from the receipt, and Natural Language Processing (NLP) </w:t>
      </w:r>
      <w:proofErr w:type="spellStart"/>
      <w:r w:rsidRPr="009365C0">
        <w:rPr>
          <w:rFonts w:ascii="Times New Roman" w:hAnsi="Times New Roman" w:eastAsia="Times New Roman" w:cs="Times New Roman"/>
          <w:kern w:val="0"/>
          <w14:ligatures w14:val="none"/>
        </w:rPr>
        <w:t>analyzes</w:t>
      </w:r>
      <w:proofErr w:type="spellEnd"/>
      <w:r w:rsidRPr="009365C0">
        <w:rPr>
          <w:rFonts w:ascii="Times New Roman" w:hAnsi="Times New Roman" w:eastAsia="Times New Roman" w:cs="Times New Roman"/>
          <w:kern w:val="0"/>
          <w14:ligatures w14:val="none"/>
        </w:rPr>
        <w:t xml:space="preserve"> the purchase information. The system then classifies food items into categories and estimates expiration dates using a shelf-life database. Based on the stored purchase data, the application can provide spending insights, expiration reminders, and AI-based shopping recommendations.</w:t>
      </w:r>
    </w:p>
    <w:p w:rsidR="009365C0" w:rsidP="009365C0" w:rsidRDefault="00D6122F" w14:paraId="7ED321A1" w14:textId="51BFFE5A">
      <w:pPr>
        <w:spacing w:before="100" w:beforeAutospacing="1" w:after="100" w:afterAutospacing="1" w:line="240" w:lineRule="auto"/>
        <w:rPr>
          <w:rFonts w:ascii="Times New Roman" w:hAnsi="Times New Roman" w:eastAsia="Times New Roman" w:cs="Times New Roman"/>
          <w:kern w:val="0"/>
          <w14:ligatures w14:val="none"/>
        </w:rPr>
      </w:pPr>
      <w:r w:rsidRPr="00D6122F">
        <w:rPr>
          <w:rFonts w:ascii="Times New Roman" w:hAnsi="Times New Roman" w:eastAsia="Times New Roman" w:cs="Times New Roman"/>
          <w:noProof/>
          <w:kern w:val="0"/>
        </w:rPr>
        <w:pict w14:anchorId="4D8DA663">
          <v:rect id="_x0000_i1026" style="width:451.3pt;height:.05pt;mso-width-percent:0;mso-height-percent:0;mso-width-percent:0;mso-height-percent:0" alt="" o:hr="t" o:hrstd="t" o:hralign="center" fillcolor="#a0a0a0" stroked="f"/>
        </w:pict>
      </w:r>
    </w:p>
    <w:p w:rsidR="009365C0" w:rsidP="009365C0" w:rsidRDefault="00D6122F" w14:paraId="3C0C0A72" w14:textId="34F97C20">
      <w:pPr>
        <w:spacing w:before="100" w:beforeAutospacing="1" w:after="100" w:afterAutospacing="1" w:line="240" w:lineRule="auto"/>
        <w:rPr>
          <w:rFonts w:ascii="Times New Roman" w:hAnsi="Times New Roman" w:eastAsia="Times New Roman" w:cs="Times New Roman"/>
          <w:kern w:val="0"/>
          <w14:ligatures w14:val="none"/>
        </w:rPr>
      </w:pPr>
      <w:r w:rsidRPr="00D6122F">
        <w:rPr>
          <w:rFonts w:ascii="Times New Roman" w:hAnsi="Times New Roman" w:eastAsia="Times New Roman" w:cs="Times New Roman"/>
          <w:noProof/>
          <w:kern w:val="0"/>
        </w:rPr>
        <w:pict w14:anchorId="621BA0C1">
          <v:rect id="_x0000_i1025" style="width:451.3pt;height:.05pt;mso-width-percent:0;mso-height-percent:0;mso-width-percent:0;mso-height-percent:0" alt="" o:hr="t" o:hrstd="t" o:hralign="center" fillcolor="#a0a0a0" stroked="f"/>
        </w:pict>
      </w:r>
    </w:p>
    <w:p w:rsidR="009365C0" w:rsidP="009365C0" w:rsidRDefault="009365C0" w14:paraId="285A70D5" w14:textId="2A948363">
      <w:pPr>
        <w:spacing w:before="100" w:beforeAutospacing="1" w:after="100" w:afterAutospacing="1" w:line="240" w:lineRule="auto"/>
        <w:rPr>
          <w:rFonts w:ascii="Times New Roman" w:hAnsi="Times New Roman" w:eastAsia="Times New Roman" w:cs="Times New Roman"/>
          <w:b/>
          <w:bCs/>
          <w:kern w:val="0"/>
          <w:sz w:val="48"/>
          <w:szCs w:val="48"/>
          <w14:ligatures w14:val="none"/>
        </w:rPr>
      </w:pPr>
      <w:r w:rsidRPr="009365C0">
        <w:rPr>
          <w:rFonts w:ascii="Times New Roman" w:hAnsi="Times New Roman" w:eastAsia="Times New Roman" w:cs="Times New Roman"/>
          <w:b/>
          <w:bCs/>
          <w:kern w:val="0"/>
          <w:sz w:val="48"/>
          <w:szCs w:val="48"/>
          <w:highlight w:val="yellow"/>
          <w14:ligatures w14:val="none"/>
        </w:rPr>
        <w:t>My opinion:</w:t>
      </w:r>
    </w:p>
    <w:p w:rsidRPr="00372468" w:rsidR="009365C0" w:rsidP="00372468" w:rsidRDefault="003D63C4" w14:paraId="4098855E" w14:textId="1E0F4857">
      <w:pPr>
        <w:spacing w:before="100" w:beforeAutospacing="1" w:after="100" w:afterAutospacing="1" w:line="240" w:lineRule="auto"/>
        <w:rPr>
          <w:rFonts w:hint="eastAsia" w:ascii="Times New Roman" w:hAnsi="Times New Roman" w:eastAsia="Times New Roman" w:cs="Times New Roman"/>
          <w:kern w:val="0"/>
          <w:lang w:val="en-US"/>
          <w14:ligatures w14:val="none"/>
        </w:rPr>
      </w:pPr>
      <w:r w:rsidRPr="003D63C4">
        <w:rPr>
          <w:rFonts w:ascii="Times New Roman" w:hAnsi="Times New Roman" w:eastAsia="Times New Roman" w:cs="Times New Roman"/>
          <w:kern w:val="0"/>
          <w14:ligatures w14:val="none"/>
        </w:rPr>
        <w:t xml:space="preserve">I don’t know why this project idea will come to my mind. Just one day, when I was lying on my sofa, the idea jumped into my head. So, I probably don’t have any reference and any research talking about this topic. I just feel like it is convenient if someone can remind me what I have put into my refrigerator. All the above, are from the chat box with ChatGPT. I asked it, if my original idea feasible, and it told me a lot of problems that we might face if we choose my topic. (I would be </w:t>
      </w:r>
      <w:proofErr w:type="gramStart"/>
      <w:r w:rsidRPr="003D63C4">
        <w:rPr>
          <w:rFonts w:ascii="Times New Roman" w:hAnsi="Times New Roman" w:eastAsia="Times New Roman" w:cs="Times New Roman"/>
          <w:kern w:val="0"/>
          <w14:ligatures w14:val="none"/>
        </w:rPr>
        <w:t>really happy</w:t>
      </w:r>
      <w:proofErr w:type="gramEnd"/>
      <w:r w:rsidRPr="003D63C4">
        <w:rPr>
          <w:rFonts w:ascii="Times New Roman" w:hAnsi="Times New Roman" w:eastAsia="Times New Roman" w:cs="Times New Roman"/>
          <w:kern w:val="0"/>
          <w14:ligatures w14:val="none"/>
        </w:rPr>
        <w:t xml:space="preserve"> if we can choose another topic which is easier and more interesting) I don’t want u guys to be stressful after reading this document, I put zero effort in this one. It seems scary, since it’s more than 17 pages. But believe me, I just want to prove that I have done something XD. (I want to be a good teammate). Btw, Tammy told me that the function 1 and function 2 above, have quite similar apps. For function 1, in Taiwan, people will show their mobile barcode to the staff to get the receipt. These receipts are the evidence that the store has paid the consumer tax to the government. And the number on the receipt, people have the chance to win the lottery. For functional 2, like in Commonwealth bank, it categorizes for u after u paid by credit card. These two functions are not innovation, which is </w:t>
      </w:r>
      <w:proofErr w:type="gramStart"/>
      <w:r w:rsidRPr="003D63C4">
        <w:rPr>
          <w:rFonts w:ascii="Times New Roman" w:hAnsi="Times New Roman" w:eastAsia="Times New Roman" w:cs="Times New Roman"/>
          <w:kern w:val="0"/>
          <w14:ligatures w14:val="none"/>
        </w:rPr>
        <w:t>really important</w:t>
      </w:r>
      <w:proofErr w:type="gramEnd"/>
      <w:r w:rsidRPr="003D63C4">
        <w:rPr>
          <w:rFonts w:ascii="Times New Roman" w:hAnsi="Times New Roman" w:eastAsia="Times New Roman" w:cs="Times New Roman"/>
          <w:kern w:val="0"/>
          <w14:ligatures w14:val="none"/>
        </w:rPr>
        <w:t xml:space="preserve"> in this subject.</w:t>
      </w:r>
    </w:p>
    <w:sectPr w:rsidRPr="00372468" w:rsidR="009365C0">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1B49"/>
    <w:multiLevelType w:val="multilevel"/>
    <w:tmpl w:val="D4241E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262898"/>
    <w:multiLevelType w:val="multilevel"/>
    <w:tmpl w:val="F020BF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EB23C4"/>
    <w:multiLevelType w:val="multilevel"/>
    <w:tmpl w:val="A524E9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A5F106B"/>
    <w:multiLevelType w:val="multilevel"/>
    <w:tmpl w:val="900A52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4931025"/>
    <w:multiLevelType w:val="multilevel"/>
    <w:tmpl w:val="167613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CCC74C5"/>
    <w:multiLevelType w:val="multilevel"/>
    <w:tmpl w:val="05DAE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7350AD"/>
    <w:multiLevelType w:val="multilevel"/>
    <w:tmpl w:val="9A88ED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0910ED7"/>
    <w:multiLevelType w:val="multilevel"/>
    <w:tmpl w:val="EA3EE4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B7D150C"/>
    <w:multiLevelType w:val="multilevel"/>
    <w:tmpl w:val="6A22FC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E077836"/>
    <w:multiLevelType w:val="multilevel"/>
    <w:tmpl w:val="05DC3A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4350A60"/>
    <w:multiLevelType w:val="multilevel"/>
    <w:tmpl w:val="8B8CE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CF71B0"/>
    <w:multiLevelType w:val="multilevel"/>
    <w:tmpl w:val="7E04ED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DD71AD4"/>
    <w:multiLevelType w:val="multilevel"/>
    <w:tmpl w:val="FB7AFA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0012969"/>
    <w:multiLevelType w:val="multilevel"/>
    <w:tmpl w:val="A686F7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73A48CC"/>
    <w:multiLevelType w:val="multilevel"/>
    <w:tmpl w:val="E5B606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7821BC9"/>
    <w:multiLevelType w:val="multilevel"/>
    <w:tmpl w:val="2930A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B5246A"/>
    <w:multiLevelType w:val="multilevel"/>
    <w:tmpl w:val="696847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AFC753B"/>
    <w:multiLevelType w:val="multilevel"/>
    <w:tmpl w:val="3E2EB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075DF9"/>
    <w:multiLevelType w:val="multilevel"/>
    <w:tmpl w:val="B2ECAB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FB33CD4"/>
    <w:multiLevelType w:val="hybridMultilevel"/>
    <w:tmpl w:val="F03A61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5D04931"/>
    <w:multiLevelType w:val="multilevel"/>
    <w:tmpl w:val="5DA617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A647FC6"/>
    <w:multiLevelType w:val="multilevel"/>
    <w:tmpl w:val="2F040F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D734A27"/>
    <w:multiLevelType w:val="multilevel"/>
    <w:tmpl w:val="21B814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B8B74D6"/>
    <w:multiLevelType w:val="multilevel"/>
    <w:tmpl w:val="1C94CA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4DD185B"/>
    <w:multiLevelType w:val="multilevel"/>
    <w:tmpl w:val="177E82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71460541">
    <w:abstractNumId w:val="3"/>
  </w:num>
  <w:num w:numId="2" w16cid:durableId="1347908018">
    <w:abstractNumId w:val="20"/>
  </w:num>
  <w:num w:numId="3" w16cid:durableId="2145343294">
    <w:abstractNumId w:val="4"/>
  </w:num>
  <w:num w:numId="4" w16cid:durableId="525094590">
    <w:abstractNumId w:val="13"/>
  </w:num>
  <w:num w:numId="5" w16cid:durableId="1593970854">
    <w:abstractNumId w:val="2"/>
  </w:num>
  <w:num w:numId="6" w16cid:durableId="1616716062">
    <w:abstractNumId w:val="7"/>
  </w:num>
  <w:num w:numId="7" w16cid:durableId="1846820608">
    <w:abstractNumId w:val="18"/>
  </w:num>
  <w:num w:numId="8" w16cid:durableId="2107312128">
    <w:abstractNumId w:val="8"/>
  </w:num>
  <w:num w:numId="9" w16cid:durableId="822742489">
    <w:abstractNumId w:val="10"/>
  </w:num>
  <w:num w:numId="10" w16cid:durableId="472913492">
    <w:abstractNumId w:val="9"/>
  </w:num>
  <w:num w:numId="11" w16cid:durableId="172577758">
    <w:abstractNumId w:val="14"/>
  </w:num>
  <w:num w:numId="12" w16cid:durableId="2000570335">
    <w:abstractNumId w:val="19"/>
  </w:num>
  <w:num w:numId="13" w16cid:durableId="1251696937">
    <w:abstractNumId w:val="17"/>
  </w:num>
  <w:num w:numId="14" w16cid:durableId="1644696867">
    <w:abstractNumId w:val="11"/>
  </w:num>
  <w:num w:numId="15" w16cid:durableId="2123766261">
    <w:abstractNumId w:val="5"/>
  </w:num>
  <w:num w:numId="16" w16cid:durableId="740371259">
    <w:abstractNumId w:val="24"/>
  </w:num>
  <w:num w:numId="17" w16cid:durableId="67120906">
    <w:abstractNumId w:val="6"/>
  </w:num>
  <w:num w:numId="18" w16cid:durableId="1023020364">
    <w:abstractNumId w:val="15"/>
  </w:num>
  <w:num w:numId="19" w16cid:durableId="2014335276">
    <w:abstractNumId w:val="22"/>
  </w:num>
  <w:num w:numId="20" w16cid:durableId="597904694">
    <w:abstractNumId w:val="12"/>
  </w:num>
  <w:num w:numId="21" w16cid:durableId="1992321783">
    <w:abstractNumId w:val="16"/>
  </w:num>
  <w:num w:numId="22" w16cid:durableId="2014065159">
    <w:abstractNumId w:val="21"/>
  </w:num>
  <w:num w:numId="23" w16cid:durableId="2004236401">
    <w:abstractNumId w:val="23"/>
  </w:num>
  <w:num w:numId="24" w16cid:durableId="479075723">
    <w:abstractNumId w:val="0"/>
  </w:num>
  <w:num w:numId="25" w16cid:durableId="554588876">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3"/>
  <w:proofState w:spelling="clean" w:grammar="dirty"/>
  <w:trackRevisions w:val="tru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68D"/>
    <w:rsid w:val="00172FC3"/>
    <w:rsid w:val="00372468"/>
    <w:rsid w:val="003D63C4"/>
    <w:rsid w:val="00463526"/>
    <w:rsid w:val="009365C0"/>
    <w:rsid w:val="00A53E01"/>
    <w:rsid w:val="00D160CC"/>
    <w:rsid w:val="00D6122F"/>
    <w:rsid w:val="00E3068D"/>
    <w:rsid w:val="00F24C8D"/>
    <w:rsid w:val="34205DF3"/>
    <w:rsid w:val="7590645C"/>
    <w:rsid w:val="77D6B148"/>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E4768"/>
  <w15:chartTrackingRefBased/>
  <w15:docId w15:val="{8EB01553-9798-064F-8E5B-D129E67EDC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AU"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3068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68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06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6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6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68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3068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3068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E3068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3068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3068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3068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3068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3068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3068D"/>
    <w:rPr>
      <w:rFonts w:eastAsiaTheme="majorEastAsia" w:cstheme="majorBidi"/>
      <w:color w:val="272727" w:themeColor="text1" w:themeTint="D8"/>
    </w:rPr>
  </w:style>
  <w:style w:type="paragraph" w:styleId="Title">
    <w:name w:val="Title"/>
    <w:basedOn w:val="Normal"/>
    <w:next w:val="Normal"/>
    <w:link w:val="TitleChar"/>
    <w:uiPriority w:val="10"/>
    <w:qFormat/>
    <w:rsid w:val="00E3068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3068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3068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30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68D"/>
    <w:pPr>
      <w:spacing w:before="160"/>
      <w:jc w:val="center"/>
    </w:pPr>
    <w:rPr>
      <w:i/>
      <w:iCs/>
      <w:color w:val="404040" w:themeColor="text1" w:themeTint="BF"/>
    </w:rPr>
  </w:style>
  <w:style w:type="character" w:styleId="QuoteChar" w:customStyle="1">
    <w:name w:val="Quote Char"/>
    <w:basedOn w:val="DefaultParagraphFont"/>
    <w:link w:val="Quote"/>
    <w:uiPriority w:val="29"/>
    <w:rsid w:val="00E3068D"/>
    <w:rPr>
      <w:i/>
      <w:iCs/>
      <w:color w:val="404040" w:themeColor="text1" w:themeTint="BF"/>
    </w:rPr>
  </w:style>
  <w:style w:type="paragraph" w:styleId="ListParagraph">
    <w:name w:val="List Paragraph"/>
    <w:basedOn w:val="Normal"/>
    <w:uiPriority w:val="34"/>
    <w:qFormat/>
    <w:rsid w:val="00E3068D"/>
    <w:pPr>
      <w:ind w:left="720"/>
      <w:contextualSpacing/>
    </w:pPr>
  </w:style>
  <w:style w:type="character" w:styleId="IntenseEmphasis">
    <w:name w:val="Intense Emphasis"/>
    <w:basedOn w:val="DefaultParagraphFont"/>
    <w:uiPriority w:val="21"/>
    <w:qFormat/>
    <w:rsid w:val="00E3068D"/>
    <w:rPr>
      <w:i/>
      <w:iCs/>
      <w:color w:val="0F4761" w:themeColor="accent1" w:themeShade="BF"/>
    </w:rPr>
  </w:style>
  <w:style w:type="paragraph" w:styleId="IntenseQuote">
    <w:name w:val="Intense Quote"/>
    <w:basedOn w:val="Normal"/>
    <w:next w:val="Normal"/>
    <w:link w:val="IntenseQuoteChar"/>
    <w:uiPriority w:val="30"/>
    <w:qFormat/>
    <w:rsid w:val="00E3068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3068D"/>
    <w:rPr>
      <w:i/>
      <w:iCs/>
      <w:color w:val="0F4761" w:themeColor="accent1" w:themeShade="BF"/>
    </w:rPr>
  </w:style>
  <w:style w:type="character" w:styleId="IntenseReference">
    <w:name w:val="Intense Reference"/>
    <w:basedOn w:val="DefaultParagraphFont"/>
    <w:uiPriority w:val="32"/>
    <w:qFormat/>
    <w:rsid w:val="00E3068D"/>
    <w:rPr>
      <w:b/>
      <w:bCs/>
      <w:smallCaps/>
      <w:color w:val="0F4761" w:themeColor="accent1" w:themeShade="BF"/>
      <w:spacing w:val="5"/>
    </w:rPr>
  </w:style>
  <w:style w:type="paragraph" w:styleId="NormalWeb">
    <w:name w:val="Normal (Web)"/>
    <w:basedOn w:val="Normal"/>
    <w:uiPriority w:val="99"/>
    <w:semiHidden/>
    <w:unhideWhenUsed/>
    <w:rsid w:val="00E3068D"/>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E3068D"/>
    <w:rPr>
      <w:b/>
      <w:bCs/>
    </w:rPr>
  </w:style>
  <w:style w:type="character" w:styleId="Emphasis">
    <w:name w:val="Emphasis"/>
    <w:basedOn w:val="DefaultParagraphFont"/>
    <w:uiPriority w:val="20"/>
    <w:qFormat/>
    <w:rsid w:val="009365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Shu-Han YANG</dc:creator>
  <keywords/>
  <dc:description/>
  <lastModifiedBy>Shu-Han YANG</lastModifiedBy>
  <revision>2</revision>
  <dcterms:created xsi:type="dcterms:W3CDTF">2026-03-06T09:02:00.0000000Z</dcterms:created>
  <dcterms:modified xsi:type="dcterms:W3CDTF">2026-03-06T14:57:25.6471124Z</dcterms:modified>
</coreProperties>
</file>